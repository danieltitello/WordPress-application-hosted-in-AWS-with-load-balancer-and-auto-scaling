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132068" w14:textId="25CCA138" w:rsidR="00127F12" w:rsidRPr="001211BA" w:rsidRDefault="00127F12" w:rsidP="003B4DFA">
      <w:pPr>
        <w:rPr>
          <w:lang w:val="en-GB"/>
        </w:rPr>
      </w:pPr>
    </w:p>
    <w:p w14:paraId="159BF3A4" w14:textId="77777777" w:rsidR="00127F12" w:rsidRPr="001211BA" w:rsidRDefault="00127F12" w:rsidP="001211BA">
      <w:pPr>
        <w:jc w:val="center"/>
        <w:rPr>
          <w:lang w:val="en-GB"/>
        </w:rPr>
      </w:pPr>
    </w:p>
    <w:p w14:paraId="187C7391" w14:textId="796A470E" w:rsidR="00127F12" w:rsidRPr="001211BA" w:rsidRDefault="00127F12" w:rsidP="001211BA">
      <w:pPr>
        <w:jc w:val="center"/>
        <w:rPr>
          <w:lang w:val="en-GB"/>
        </w:rPr>
      </w:pPr>
    </w:p>
    <w:p w14:paraId="7D34EBED" w14:textId="718C9DD6" w:rsidR="00127F12" w:rsidRPr="001211BA" w:rsidRDefault="00127F12" w:rsidP="001211BA">
      <w:pPr>
        <w:jc w:val="center"/>
        <w:rPr>
          <w:lang w:val="en-GB"/>
        </w:rPr>
      </w:pPr>
    </w:p>
    <w:p w14:paraId="6F619FAF" w14:textId="3C250429" w:rsidR="009072AC" w:rsidRPr="001211BA" w:rsidRDefault="009072AC" w:rsidP="001211BA">
      <w:pPr>
        <w:jc w:val="center"/>
        <w:rPr>
          <w:b/>
          <w:bCs/>
          <w:sz w:val="44"/>
          <w:szCs w:val="44"/>
          <w:lang w:val="en-GB"/>
        </w:rPr>
      </w:pPr>
      <w:r w:rsidRPr="001211BA">
        <w:rPr>
          <w:b/>
          <w:bCs/>
          <w:sz w:val="44"/>
          <w:szCs w:val="44"/>
          <w:lang w:val="en-GB"/>
        </w:rPr>
        <w:t>B8IT12</w:t>
      </w:r>
      <w:r w:rsidR="003B4DFA">
        <w:rPr>
          <w:b/>
          <w:bCs/>
          <w:sz w:val="44"/>
          <w:szCs w:val="44"/>
          <w:lang w:val="en-GB"/>
        </w:rPr>
        <w:t>1</w:t>
      </w:r>
    </w:p>
    <w:p w14:paraId="6F8AAB40" w14:textId="77777777" w:rsidR="009072AC" w:rsidRPr="001211BA" w:rsidRDefault="009072AC" w:rsidP="001211BA">
      <w:pPr>
        <w:jc w:val="center"/>
        <w:rPr>
          <w:b/>
          <w:bCs/>
          <w:sz w:val="44"/>
          <w:szCs w:val="44"/>
          <w:lang w:val="en-GB"/>
        </w:rPr>
      </w:pPr>
    </w:p>
    <w:p w14:paraId="4316624D" w14:textId="4CA1DE24" w:rsidR="009072AC" w:rsidRPr="001211BA" w:rsidRDefault="003B4DFA" w:rsidP="001211BA">
      <w:pPr>
        <w:jc w:val="center"/>
        <w:rPr>
          <w:b/>
          <w:bCs/>
          <w:i/>
          <w:iCs/>
          <w:sz w:val="44"/>
          <w:szCs w:val="44"/>
          <w:lang w:val="en-GB"/>
        </w:rPr>
      </w:pPr>
      <w:r>
        <w:rPr>
          <w:b/>
          <w:bCs/>
          <w:i/>
          <w:iCs/>
          <w:sz w:val="44"/>
          <w:szCs w:val="44"/>
          <w:lang w:val="en-GB"/>
        </w:rPr>
        <w:t>WordPress</w:t>
      </w:r>
      <w:r w:rsidR="001974BA">
        <w:rPr>
          <w:b/>
          <w:bCs/>
          <w:i/>
          <w:iCs/>
          <w:sz w:val="44"/>
          <w:szCs w:val="44"/>
          <w:lang w:val="en-GB"/>
        </w:rPr>
        <w:t xml:space="preserve"> application hosted in AWS load balancer and auto scaling</w:t>
      </w:r>
    </w:p>
    <w:p w14:paraId="53DF88DA" w14:textId="4191FB0C" w:rsidR="009072AC" w:rsidRPr="001211BA" w:rsidRDefault="009072AC" w:rsidP="001211BA">
      <w:pPr>
        <w:jc w:val="center"/>
        <w:rPr>
          <w:b/>
          <w:bCs/>
          <w:i/>
          <w:iCs/>
          <w:sz w:val="44"/>
          <w:szCs w:val="44"/>
          <w:lang w:val="en-GB"/>
        </w:rPr>
      </w:pPr>
    </w:p>
    <w:p w14:paraId="1858CBC3" w14:textId="108EA8BE" w:rsidR="009072AC" w:rsidRPr="001211BA" w:rsidRDefault="001974BA" w:rsidP="001211BA">
      <w:pPr>
        <w:jc w:val="center"/>
        <w:rPr>
          <w:b/>
          <w:bCs/>
          <w:i/>
          <w:iCs/>
          <w:sz w:val="44"/>
          <w:szCs w:val="44"/>
          <w:lang w:val="en-GB"/>
        </w:rPr>
      </w:pPr>
      <w:r>
        <w:rPr>
          <w:b/>
          <w:bCs/>
          <w:i/>
          <w:iCs/>
          <w:sz w:val="44"/>
          <w:szCs w:val="44"/>
          <w:lang w:val="en-GB"/>
        </w:rPr>
        <w:t>Web and Cloud Application Development</w:t>
      </w:r>
    </w:p>
    <w:p w14:paraId="4C90F0DD" w14:textId="6F752041" w:rsidR="009072AC" w:rsidRPr="001211BA" w:rsidRDefault="009072AC" w:rsidP="001211BA">
      <w:pPr>
        <w:jc w:val="center"/>
        <w:rPr>
          <w:lang w:val="en-GB"/>
        </w:rPr>
      </w:pPr>
    </w:p>
    <w:p w14:paraId="7B6352DF" w14:textId="6BC7241E" w:rsidR="009072AC" w:rsidRPr="001211BA" w:rsidRDefault="009072AC" w:rsidP="001211BA">
      <w:pPr>
        <w:jc w:val="center"/>
        <w:rPr>
          <w:lang w:val="en-GB"/>
        </w:rPr>
      </w:pPr>
      <w:r w:rsidRPr="001211BA">
        <w:rPr>
          <w:lang w:val="en-GB"/>
        </w:rPr>
        <w:t xml:space="preserve">Document Version </w:t>
      </w:r>
      <w:r w:rsidR="001974BA" w:rsidRPr="001211BA">
        <w:rPr>
          <w:lang w:val="en-GB"/>
        </w:rPr>
        <w:t>No. v</w:t>
      </w:r>
      <w:r w:rsidRPr="001211BA">
        <w:rPr>
          <w:lang w:val="en-GB"/>
        </w:rPr>
        <w:t>1.</w:t>
      </w:r>
      <w:r w:rsidR="003777EE">
        <w:rPr>
          <w:lang w:val="en-GB"/>
        </w:rPr>
        <w:t>0</w:t>
      </w:r>
    </w:p>
    <w:p w14:paraId="3A900B83" w14:textId="33FF7E0C" w:rsidR="009072AC" w:rsidRPr="001211BA" w:rsidRDefault="009072AC" w:rsidP="001211BA">
      <w:pPr>
        <w:jc w:val="center"/>
        <w:rPr>
          <w:lang w:val="en-GB"/>
        </w:rPr>
      </w:pPr>
    </w:p>
    <w:p w14:paraId="6B935B7D" w14:textId="0F29AF0B" w:rsidR="009072AC" w:rsidRPr="001211BA" w:rsidRDefault="009072AC" w:rsidP="001211BA">
      <w:pPr>
        <w:jc w:val="center"/>
        <w:rPr>
          <w:lang w:val="en-GB"/>
        </w:rPr>
      </w:pPr>
    </w:p>
    <w:p w14:paraId="35A7ABBF" w14:textId="19255451" w:rsidR="009072AC" w:rsidRPr="001211BA" w:rsidRDefault="009072AC" w:rsidP="001211BA">
      <w:pPr>
        <w:jc w:val="center"/>
        <w:rPr>
          <w:lang w:val="en-GB"/>
        </w:rPr>
      </w:pPr>
      <w:r w:rsidRPr="001211BA">
        <w:rPr>
          <w:lang w:val="en-GB"/>
        </w:rPr>
        <w:t>Presented by:</w:t>
      </w:r>
    </w:p>
    <w:p w14:paraId="3EB99DB2" w14:textId="71E39DE3" w:rsidR="009072AC" w:rsidRPr="001211BA" w:rsidRDefault="009072AC" w:rsidP="001211BA">
      <w:pPr>
        <w:jc w:val="center"/>
        <w:rPr>
          <w:lang w:val="en-GB"/>
        </w:rPr>
      </w:pPr>
    </w:p>
    <w:p w14:paraId="442D00B4" w14:textId="4380D7D0" w:rsidR="009072AC" w:rsidRPr="001211BA" w:rsidRDefault="009072AC" w:rsidP="001211BA">
      <w:pPr>
        <w:spacing w:line="276" w:lineRule="auto"/>
        <w:jc w:val="center"/>
        <w:rPr>
          <w:b/>
          <w:bCs/>
          <w:sz w:val="28"/>
          <w:szCs w:val="28"/>
          <w:lang w:val="en-GB"/>
        </w:rPr>
      </w:pPr>
      <w:r w:rsidRPr="001211BA">
        <w:rPr>
          <w:b/>
          <w:bCs/>
          <w:sz w:val="28"/>
          <w:szCs w:val="28"/>
          <w:lang w:val="en-GB"/>
        </w:rPr>
        <w:t xml:space="preserve">Daniel </w:t>
      </w:r>
      <w:proofErr w:type="spellStart"/>
      <w:r w:rsidRPr="001211BA">
        <w:rPr>
          <w:b/>
          <w:bCs/>
          <w:sz w:val="28"/>
          <w:szCs w:val="28"/>
          <w:lang w:val="en-GB"/>
        </w:rPr>
        <w:t>Titello</w:t>
      </w:r>
      <w:proofErr w:type="spellEnd"/>
    </w:p>
    <w:p w14:paraId="09F6086A" w14:textId="77777777" w:rsidR="009072AC" w:rsidRPr="001211BA" w:rsidRDefault="009072AC" w:rsidP="001211BA">
      <w:pPr>
        <w:jc w:val="center"/>
        <w:rPr>
          <w:lang w:val="en-GB"/>
        </w:rPr>
      </w:pPr>
    </w:p>
    <w:p w14:paraId="662D7DC4" w14:textId="7A3EBF90" w:rsidR="00127F12" w:rsidRPr="001211BA" w:rsidRDefault="00127F12" w:rsidP="001211BA">
      <w:pPr>
        <w:jc w:val="both"/>
        <w:rPr>
          <w:lang w:val="en-GB"/>
        </w:rPr>
      </w:pPr>
    </w:p>
    <w:p w14:paraId="5447DEB6" w14:textId="6437DF6E" w:rsidR="00127F12" w:rsidRPr="001211BA" w:rsidRDefault="00127F12" w:rsidP="001211BA">
      <w:pPr>
        <w:jc w:val="both"/>
        <w:rPr>
          <w:lang w:val="en-GB"/>
        </w:rPr>
      </w:pPr>
    </w:p>
    <w:p w14:paraId="4E836DB4" w14:textId="23147E11" w:rsidR="00127F12" w:rsidRPr="001211BA" w:rsidRDefault="00127F12" w:rsidP="001211BA">
      <w:pPr>
        <w:jc w:val="both"/>
        <w:rPr>
          <w:lang w:val="en-GB"/>
        </w:rPr>
      </w:pPr>
    </w:p>
    <w:p w14:paraId="64350653" w14:textId="6140882D" w:rsidR="00127F12" w:rsidRPr="001211BA" w:rsidRDefault="00127F12" w:rsidP="001211BA">
      <w:pPr>
        <w:jc w:val="both"/>
        <w:rPr>
          <w:lang w:val="en-GB"/>
        </w:rPr>
      </w:pPr>
    </w:p>
    <w:p w14:paraId="03B50104" w14:textId="51F4A1B0" w:rsidR="00127F12" w:rsidRPr="001211BA" w:rsidRDefault="00127F12" w:rsidP="001211BA">
      <w:pPr>
        <w:jc w:val="both"/>
        <w:rPr>
          <w:lang w:val="en-GB"/>
        </w:rPr>
      </w:pPr>
    </w:p>
    <w:p w14:paraId="30EBAF5C" w14:textId="5CB32EC4" w:rsidR="00127F12" w:rsidRPr="001211BA" w:rsidRDefault="00127F12" w:rsidP="001211BA">
      <w:pPr>
        <w:jc w:val="both"/>
        <w:rPr>
          <w:lang w:val="en-GB"/>
        </w:rPr>
      </w:pPr>
    </w:p>
    <w:p w14:paraId="611606F1" w14:textId="2515416A" w:rsidR="00127F12" w:rsidRPr="001211BA" w:rsidRDefault="00127F12" w:rsidP="001211BA">
      <w:pPr>
        <w:jc w:val="both"/>
        <w:rPr>
          <w:lang w:val="en-GB"/>
        </w:rPr>
      </w:pPr>
    </w:p>
    <w:p w14:paraId="3B7B4EA2" w14:textId="04846F80" w:rsidR="00127F12" w:rsidRPr="001211BA" w:rsidRDefault="00127F12" w:rsidP="001211BA">
      <w:pPr>
        <w:jc w:val="both"/>
        <w:rPr>
          <w:lang w:val="en-GB"/>
        </w:rPr>
      </w:pPr>
    </w:p>
    <w:p w14:paraId="67B64263" w14:textId="561DB558" w:rsidR="00127F12" w:rsidRPr="001211BA" w:rsidRDefault="00127F12" w:rsidP="001211BA">
      <w:pPr>
        <w:jc w:val="both"/>
        <w:rPr>
          <w:lang w:val="en-GB"/>
        </w:rPr>
      </w:pPr>
    </w:p>
    <w:p w14:paraId="4CC2C197" w14:textId="6689A8C7" w:rsidR="00127F12" w:rsidRPr="001211BA" w:rsidRDefault="00127F12" w:rsidP="001211BA">
      <w:pPr>
        <w:jc w:val="both"/>
        <w:rPr>
          <w:lang w:val="en-GB"/>
        </w:rPr>
      </w:pPr>
    </w:p>
    <w:p w14:paraId="4A1CBBD9" w14:textId="4B5F60B4" w:rsidR="00127F12" w:rsidRPr="001211BA" w:rsidRDefault="00127F12" w:rsidP="001211BA">
      <w:pPr>
        <w:jc w:val="both"/>
        <w:rPr>
          <w:lang w:val="en-GB"/>
        </w:rPr>
      </w:pPr>
    </w:p>
    <w:p w14:paraId="250DB04F" w14:textId="19319527" w:rsidR="00127F12" w:rsidRPr="001211BA" w:rsidRDefault="00127F12" w:rsidP="001211BA">
      <w:pPr>
        <w:jc w:val="both"/>
        <w:rPr>
          <w:lang w:val="en-GB"/>
        </w:rPr>
      </w:pPr>
    </w:p>
    <w:p w14:paraId="1E33B377" w14:textId="40789BD8" w:rsidR="00127F12" w:rsidRPr="001211BA" w:rsidRDefault="00127F12" w:rsidP="001211BA">
      <w:pPr>
        <w:jc w:val="both"/>
        <w:rPr>
          <w:lang w:val="en-GB"/>
        </w:rPr>
      </w:pPr>
    </w:p>
    <w:p w14:paraId="6DFF8F79" w14:textId="78D3DE52" w:rsidR="003B4DFA" w:rsidRDefault="003B4DFA">
      <w:pPr>
        <w:rPr>
          <w:lang w:val="en-GB"/>
        </w:rPr>
      </w:pPr>
      <w:r>
        <w:rPr>
          <w:lang w:val="en-GB"/>
        </w:rPr>
        <w:br w:type="page"/>
      </w:r>
    </w:p>
    <w:p w14:paraId="7304E86C" w14:textId="77777777" w:rsidR="00127F12" w:rsidRPr="001211BA" w:rsidRDefault="00127F12" w:rsidP="001211BA">
      <w:pPr>
        <w:jc w:val="both"/>
        <w:rPr>
          <w:lang w:val="en-GB"/>
        </w:rPr>
      </w:pPr>
    </w:p>
    <w:p w14:paraId="4D47330F" w14:textId="3F7E9E1E" w:rsidR="00127F12" w:rsidRPr="001211BA" w:rsidRDefault="00127F12" w:rsidP="001211BA">
      <w:pPr>
        <w:jc w:val="both"/>
        <w:rPr>
          <w:lang w:val="en-GB"/>
        </w:rPr>
      </w:pPr>
    </w:p>
    <w:p w14:paraId="7784BAB0" w14:textId="39FAF151" w:rsidR="00127F12" w:rsidRPr="001211BA" w:rsidRDefault="00127F12" w:rsidP="001211BA">
      <w:pPr>
        <w:jc w:val="both"/>
        <w:rPr>
          <w:lang w:val="en-GB"/>
        </w:rPr>
      </w:pPr>
    </w:p>
    <w:p w14:paraId="6B08822C" w14:textId="4076B258" w:rsidR="00127F12" w:rsidRPr="001211BA" w:rsidRDefault="00127F12" w:rsidP="001211BA">
      <w:pPr>
        <w:jc w:val="both"/>
        <w:rPr>
          <w:lang w:val="en-GB"/>
        </w:rPr>
      </w:pPr>
    </w:p>
    <w:p w14:paraId="24A4A43A" w14:textId="5B3CF8C5" w:rsidR="00127F12" w:rsidRPr="001211BA" w:rsidRDefault="00127F12" w:rsidP="001211BA">
      <w:pPr>
        <w:jc w:val="both"/>
        <w:rPr>
          <w:lang w:val="en-GB"/>
        </w:rPr>
      </w:pPr>
    </w:p>
    <w:p w14:paraId="4D208425" w14:textId="406FD54E" w:rsidR="00127F12" w:rsidRPr="001211BA" w:rsidRDefault="00127F12" w:rsidP="001211BA">
      <w:pPr>
        <w:jc w:val="both"/>
        <w:rPr>
          <w:lang w:val="en-GB"/>
        </w:rPr>
      </w:pPr>
    </w:p>
    <w:sdt>
      <w:sdtPr>
        <w:rPr>
          <w:rFonts w:ascii="Times New Roman" w:eastAsia="Times New Roman" w:hAnsi="Times New Roman" w:cs="Times New Roman"/>
          <w:b w:val="0"/>
          <w:bCs w:val="0"/>
          <w:color w:val="auto"/>
          <w:sz w:val="24"/>
          <w:szCs w:val="24"/>
          <w:lang w:val="en-IE" w:eastAsia="en-GB"/>
        </w:rPr>
        <w:id w:val="1412197658"/>
        <w:docPartObj>
          <w:docPartGallery w:val="Table of Contents"/>
          <w:docPartUnique/>
        </w:docPartObj>
      </w:sdtPr>
      <w:sdtEndPr>
        <w:rPr>
          <w:noProof/>
        </w:rPr>
      </w:sdtEndPr>
      <w:sdtContent>
        <w:p w14:paraId="5E0F464F" w14:textId="32B02208" w:rsidR="009072AC" w:rsidRPr="001211BA" w:rsidRDefault="009072AC" w:rsidP="001211BA">
          <w:pPr>
            <w:pStyle w:val="TOCHeading"/>
            <w:jc w:val="both"/>
            <w:rPr>
              <w:rFonts w:ascii="Times New Roman" w:hAnsi="Times New Roman" w:cs="Times New Roman"/>
            </w:rPr>
          </w:pPr>
          <w:r w:rsidRPr="001211BA">
            <w:rPr>
              <w:rFonts w:ascii="Times New Roman" w:hAnsi="Times New Roman" w:cs="Times New Roman"/>
            </w:rPr>
            <w:t>Table of Contents</w:t>
          </w:r>
        </w:p>
        <w:p w14:paraId="0FD3F5A4" w14:textId="665AE22F" w:rsidR="00723F16" w:rsidRDefault="009072AC">
          <w:pPr>
            <w:pStyle w:val="TOC2"/>
            <w:tabs>
              <w:tab w:val="right" w:leader="dot" w:pos="9016"/>
            </w:tabs>
            <w:rPr>
              <w:rFonts w:eastAsiaTheme="minorEastAsia" w:cstheme="minorBidi"/>
              <w:b w:val="0"/>
              <w:bCs w:val="0"/>
              <w:noProof/>
              <w:sz w:val="24"/>
              <w:szCs w:val="24"/>
            </w:rPr>
          </w:pPr>
          <w:r w:rsidRPr="001211BA">
            <w:rPr>
              <w:rFonts w:ascii="Times New Roman" w:hAnsi="Times New Roman"/>
              <w:b w:val="0"/>
              <w:bCs w:val="0"/>
            </w:rPr>
            <w:fldChar w:fldCharType="begin"/>
          </w:r>
          <w:r w:rsidRPr="001211BA">
            <w:rPr>
              <w:rFonts w:ascii="Times New Roman" w:hAnsi="Times New Roman"/>
            </w:rPr>
            <w:instrText xml:space="preserve"> TOC \o "1-3" \h \z \u </w:instrText>
          </w:r>
          <w:r w:rsidRPr="001211BA">
            <w:rPr>
              <w:rFonts w:ascii="Times New Roman" w:hAnsi="Times New Roman"/>
              <w:b w:val="0"/>
              <w:bCs w:val="0"/>
            </w:rPr>
            <w:fldChar w:fldCharType="separate"/>
          </w:r>
          <w:hyperlink w:anchor="_Toc41999022" w:history="1">
            <w:r w:rsidR="00723F16" w:rsidRPr="001C7FFD">
              <w:rPr>
                <w:rStyle w:val="Hyperlink"/>
                <w:rFonts w:ascii="Times New Roman" w:hAnsi="Times New Roman"/>
                <w:noProof/>
                <w:lang w:val="en-GB"/>
              </w:rPr>
              <w:t>Overview</w:t>
            </w:r>
            <w:r w:rsidR="00723F16">
              <w:rPr>
                <w:noProof/>
                <w:webHidden/>
              </w:rPr>
              <w:tab/>
            </w:r>
            <w:r w:rsidR="00723F16">
              <w:rPr>
                <w:noProof/>
                <w:webHidden/>
              </w:rPr>
              <w:fldChar w:fldCharType="begin"/>
            </w:r>
            <w:r w:rsidR="00723F16">
              <w:rPr>
                <w:noProof/>
                <w:webHidden/>
              </w:rPr>
              <w:instrText xml:space="preserve"> PAGEREF _Toc41999022 \h </w:instrText>
            </w:r>
            <w:r w:rsidR="00723F16">
              <w:rPr>
                <w:noProof/>
                <w:webHidden/>
              </w:rPr>
            </w:r>
            <w:r w:rsidR="00723F16">
              <w:rPr>
                <w:noProof/>
                <w:webHidden/>
              </w:rPr>
              <w:fldChar w:fldCharType="separate"/>
            </w:r>
            <w:r w:rsidR="00723F16">
              <w:rPr>
                <w:noProof/>
                <w:webHidden/>
              </w:rPr>
              <w:t>2</w:t>
            </w:r>
            <w:r w:rsidR="00723F16">
              <w:rPr>
                <w:noProof/>
                <w:webHidden/>
              </w:rPr>
              <w:fldChar w:fldCharType="end"/>
            </w:r>
          </w:hyperlink>
        </w:p>
        <w:p w14:paraId="51834342" w14:textId="520F9FBD" w:rsidR="00723F16" w:rsidRDefault="003945CE">
          <w:pPr>
            <w:pStyle w:val="TOC2"/>
            <w:tabs>
              <w:tab w:val="right" w:leader="dot" w:pos="9016"/>
            </w:tabs>
            <w:rPr>
              <w:rFonts w:eastAsiaTheme="minorEastAsia" w:cstheme="minorBidi"/>
              <w:b w:val="0"/>
              <w:bCs w:val="0"/>
              <w:noProof/>
              <w:sz w:val="24"/>
              <w:szCs w:val="24"/>
            </w:rPr>
          </w:pPr>
          <w:hyperlink w:anchor="_Toc41999023" w:history="1">
            <w:r w:rsidR="00723F16" w:rsidRPr="001C7FFD">
              <w:rPr>
                <w:rStyle w:val="Hyperlink"/>
                <w:rFonts w:ascii="Times New Roman" w:hAnsi="Times New Roman"/>
                <w:noProof/>
                <w:lang w:val="en-GB"/>
              </w:rPr>
              <w:t>In Scope:</w:t>
            </w:r>
            <w:r w:rsidR="00723F16">
              <w:rPr>
                <w:noProof/>
                <w:webHidden/>
              </w:rPr>
              <w:tab/>
            </w:r>
            <w:r w:rsidR="00723F16">
              <w:rPr>
                <w:noProof/>
                <w:webHidden/>
              </w:rPr>
              <w:fldChar w:fldCharType="begin"/>
            </w:r>
            <w:r w:rsidR="00723F16">
              <w:rPr>
                <w:noProof/>
                <w:webHidden/>
              </w:rPr>
              <w:instrText xml:space="preserve"> PAGEREF _Toc41999023 \h </w:instrText>
            </w:r>
            <w:r w:rsidR="00723F16">
              <w:rPr>
                <w:noProof/>
                <w:webHidden/>
              </w:rPr>
            </w:r>
            <w:r w:rsidR="00723F16">
              <w:rPr>
                <w:noProof/>
                <w:webHidden/>
              </w:rPr>
              <w:fldChar w:fldCharType="separate"/>
            </w:r>
            <w:r w:rsidR="00723F16">
              <w:rPr>
                <w:noProof/>
                <w:webHidden/>
              </w:rPr>
              <w:t>3</w:t>
            </w:r>
            <w:r w:rsidR="00723F16">
              <w:rPr>
                <w:noProof/>
                <w:webHidden/>
              </w:rPr>
              <w:fldChar w:fldCharType="end"/>
            </w:r>
          </w:hyperlink>
        </w:p>
        <w:p w14:paraId="33B81B09" w14:textId="6A3A1920" w:rsidR="00723F16" w:rsidRDefault="003945CE">
          <w:pPr>
            <w:pStyle w:val="TOC2"/>
            <w:tabs>
              <w:tab w:val="right" w:leader="dot" w:pos="9016"/>
            </w:tabs>
            <w:rPr>
              <w:rFonts w:eastAsiaTheme="minorEastAsia" w:cstheme="minorBidi"/>
              <w:b w:val="0"/>
              <w:bCs w:val="0"/>
              <w:noProof/>
              <w:sz w:val="24"/>
              <w:szCs w:val="24"/>
            </w:rPr>
          </w:pPr>
          <w:hyperlink w:anchor="_Toc41999024" w:history="1">
            <w:r w:rsidR="00723F16" w:rsidRPr="001C7FFD">
              <w:rPr>
                <w:rStyle w:val="Hyperlink"/>
                <w:rFonts w:ascii="Times New Roman" w:hAnsi="Times New Roman"/>
                <w:noProof/>
                <w:lang w:val="en-GB"/>
              </w:rPr>
              <w:t>Architecture</w:t>
            </w:r>
            <w:r w:rsidR="00723F16">
              <w:rPr>
                <w:noProof/>
                <w:webHidden/>
              </w:rPr>
              <w:tab/>
            </w:r>
            <w:r w:rsidR="00723F16">
              <w:rPr>
                <w:noProof/>
                <w:webHidden/>
              </w:rPr>
              <w:fldChar w:fldCharType="begin"/>
            </w:r>
            <w:r w:rsidR="00723F16">
              <w:rPr>
                <w:noProof/>
                <w:webHidden/>
              </w:rPr>
              <w:instrText xml:space="preserve"> PAGEREF _Toc41999024 \h </w:instrText>
            </w:r>
            <w:r w:rsidR="00723F16">
              <w:rPr>
                <w:noProof/>
                <w:webHidden/>
              </w:rPr>
            </w:r>
            <w:r w:rsidR="00723F16">
              <w:rPr>
                <w:noProof/>
                <w:webHidden/>
              </w:rPr>
              <w:fldChar w:fldCharType="separate"/>
            </w:r>
            <w:r w:rsidR="00723F16">
              <w:rPr>
                <w:noProof/>
                <w:webHidden/>
              </w:rPr>
              <w:t>8</w:t>
            </w:r>
            <w:r w:rsidR="00723F16">
              <w:rPr>
                <w:noProof/>
                <w:webHidden/>
              </w:rPr>
              <w:fldChar w:fldCharType="end"/>
            </w:r>
          </w:hyperlink>
        </w:p>
        <w:p w14:paraId="38F1FCDD" w14:textId="64592748" w:rsidR="00723F16" w:rsidRDefault="003945CE">
          <w:pPr>
            <w:pStyle w:val="TOC2"/>
            <w:tabs>
              <w:tab w:val="right" w:leader="dot" w:pos="9016"/>
            </w:tabs>
            <w:rPr>
              <w:rFonts w:eastAsiaTheme="minorEastAsia" w:cstheme="minorBidi"/>
              <w:b w:val="0"/>
              <w:bCs w:val="0"/>
              <w:noProof/>
              <w:sz w:val="24"/>
              <w:szCs w:val="24"/>
            </w:rPr>
          </w:pPr>
          <w:hyperlink w:anchor="_Toc41999025" w:history="1">
            <w:r w:rsidR="00723F16" w:rsidRPr="001C7FFD">
              <w:rPr>
                <w:rStyle w:val="Hyperlink"/>
                <w:rFonts w:ascii="Times New Roman" w:hAnsi="Times New Roman"/>
                <w:noProof/>
              </w:rPr>
              <w:t>Costs Plan</w:t>
            </w:r>
            <w:r w:rsidR="00723F16">
              <w:rPr>
                <w:noProof/>
                <w:webHidden/>
              </w:rPr>
              <w:tab/>
            </w:r>
            <w:r w:rsidR="00723F16">
              <w:rPr>
                <w:noProof/>
                <w:webHidden/>
              </w:rPr>
              <w:fldChar w:fldCharType="begin"/>
            </w:r>
            <w:r w:rsidR="00723F16">
              <w:rPr>
                <w:noProof/>
                <w:webHidden/>
              </w:rPr>
              <w:instrText xml:space="preserve"> PAGEREF _Toc41999025 \h </w:instrText>
            </w:r>
            <w:r w:rsidR="00723F16">
              <w:rPr>
                <w:noProof/>
                <w:webHidden/>
              </w:rPr>
            </w:r>
            <w:r w:rsidR="00723F16">
              <w:rPr>
                <w:noProof/>
                <w:webHidden/>
              </w:rPr>
              <w:fldChar w:fldCharType="separate"/>
            </w:r>
            <w:r w:rsidR="00723F16">
              <w:rPr>
                <w:noProof/>
                <w:webHidden/>
              </w:rPr>
              <w:t>9</w:t>
            </w:r>
            <w:r w:rsidR="00723F16">
              <w:rPr>
                <w:noProof/>
                <w:webHidden/>
              </w:rPr>
              <w:fldChar w:fldCharType="end"/>
            </w:r>
          </w:hyperlink>
        </w:p>
        <w:p w14:paraId="367E86E6" w14:textId="3551584B" w:rsidR="00723F16" w:rsidRDefault="003945CE">
          <w:pPr>
            <w:pStyle w:val="TOC2"/>
            <w:tabs>
              <w:tab w:val="right" w:leader="dot" w:pos="9016"/>
            </w:tabs>
            <w:rPr>
              <w:rFonts w:eastAsiaTheme="minorEastAsia" w:cstheme="minorBidi"/>
              <w:b w:val="0"/>
              <w:bCs w:val="0"/>
              <w:noProof/>
              <w:sz w:val="24"/>
              <w:szCs w:val="24"/>
            </w:rPr>
          </w:pPr>
          <w:hyperlink w:anchor="_Toc41999026" w:history="1">
            <w:r w:rsidR="00723F16" w:rsidRPr="001C7FFD">
              <w:rPr>
                <w:rStyle w:val="Hyperlink"/>
                <w:rFonts w:ascii="Times New Roman" w:hAnsi="Times New Roman"/>
                <w:noProof/>
              </w:rPr>
              <w:t>Conclusion</w:t>
            </w:r>
            <w:r w:rsidR="00723F16">
              <w:rPr>
                <w:noProof/>
                <w:webHidden/>
              </w:rPr>
              <w:tab/>
            </w:r>
            <w:r w:rsidR="00723F16">
              <w:rPr>
                <w:noProof/>
                <w:webHidden/>
              </w:rPr>
              <w:fldChar w:fldCharType="begin"/>
            </w:r>
            <w:r w:rsidR="00723F16">
              <w:rPr>
                <w:noProof/>
                <w:webHidden/>
              </w:rPr>
              <w:instrText xml:space="preserve"> PAGEREF _Toc41999026 \h </w:instrText>
            </w:r>
            <w:r w:rsidR="00723F16">
              <w:rPr>
                <w:noProof/>
                <w:webHidden/>
              </w:rPr>
            </w:r>
            <w:r w:rsidR="00723F16">
              <w:rPr>
                <w:noProof/>
                <w:webHidden/>
              </w:rPr>
              <w:fldChar w:fldCharType="separate"/>
            </w:r>
            <w:r w:rsidR="00723F16">
              <w:rPr>
                <w:noProof/>
                <w:webHidden/>
              </w:rPr>
              <w:t>10</w:t>
            </w:r>
            <w:r w:rsidR="00723F16">
              <w:rPr>
                <w:noProof/>
                <w:webHidden/>
              </w:rPr>
              <w:fldChar w:fldCharType="end"/>
            </w:r>
          </w:hyperlink>
        </w:p>
        <w:p w14:paraId="2F09EC83" w14:textId="3B808AE8" w:rsidR="00723F16" w:rsidRDefault="003945CE">
          <w:pPr>
            <w:pStyle w:val="TOC2"/>
            <w:tabs>
              <w:tab w:val="right" w:leader="dot" w:pos="9016"/>
            </w:tabs>
            <w:rPr>
              <w:rFonts w:eastAsiaTheme="minorEastAsia" w:cstheme="minorBidi"/>
              <w:b w:val="0"/>
              <w:bCs w:val="0"/>
              <w:noProof/>
              <w:sz w:val="24"/>
              <w:szCs w:val="24"/>
            </w:rPr>
          </w:pPr>
          <w:hyperlink w:anchor="_Toc41999027" w:history="1">
            <w:r w:rsidR="00723F16" w:rsidRPr="001C7FFD">
              <w:rPr>
                <w:rStyle w:val="Hyperlink"/>
                <w:rFonts w:ascii="Times New Roman" w:hAnsi="Times New Roman"/>
                <w:noProof/>
                <w:lang w:val="en-GB"/>
              </w:rPr>
              <w:t>Bibliography / References:</w:t>
            </w:r>
            <w:r w:rsidR="00723F16">
              <w:rPr>
                <w:noProof/>
                <w:webHidden/>
              </w:rPr>
              <w:tab/>
            </w:r>
            <w:r w:rsidR="00723F16">
              <w:rPr>
                <w:noProof/>
                <w:webHidden/>
              </w:rPr>
              <w:fldChar w:fldCharType="begin"/>
            </w:r>
            <w:r w:rsidR="00723F16">
              <w:rPr>
                <w:noProof/>
                <w:webHidden/>
              </w:rPr>
              <w:instrText xml:space="preserve"> PAGEREF _Toc41999027 \h </w:instrText>
            </w:r>
            <w:r w:rsidR="00723F16">
              <w:rPr>
                <w:noProof/>
                <w:webHidden/>
              </w:rPr>
            </w:r>
            <w:r w:rsidR="00723F16">
              <w:rPr>
                <w:noProof/>
                <w:webHidden/>
              </w:rPr>
              <w:fldChar w:fldCharType="separate"/>
            </w:r>
            <w:r w:rsidR="00723F16">
              <w:rPr>
                <w:noProof/>
                <w:webHidden/>
              </w:rPr>
              <w:t>10</w:t>
            </w:r>
            <w:r w:rsidR="00723F16">
              <w:rPr>
                <w:noProof/>
                <w:webHidden/>
              </w:rPr>
              <w:fldChar w:fldCharType="end"/>
            </w:r>
          </w:hyperlink>
        </w:p>
        <w:p w14:paraId="0B092510" w14:textId="2AC337F4" w:rsidR="009072AC" w:rsidRPr="001211BA" w:rsidRDefault="009072AC" w:rsidP="001211BA">
          <w:pPr>
            <w:jc w:val="both"/>
          </w:pPr>
          <w:r w:rsidRPr="001211BA">
            <w:rPr>
              <w:b/>
              <w:bCs/>
              <w:noProof/>
            </w:rPr>
            <w:fldChar w:fldCharType="end"/>
          </w:r>
        </w:p>
      </w:sdtContent>
    </w:sdt>
    <w:p w14:paraId="1D56EC00" w14:textId="2AA88D99" w:rsidR="009072AC" w:rsidRPr="001211BA" w:rsidRDefault="009072AC" w:rsidP="001211BA">
      <w:pPr>
        <w:jc w:val="both"/>
        <w:rPr>
          <w:lang w:val="en-GB"/>
        </w:rPr>
      </w:pPr>
    </w:p>
    <w:p w14:paraId="1F4CF901" w14:textId="66F96DB5" w:rsidR="009072AC" w:rsidRPr="001211BA" w:rsidRDefault="009072AC" w:rsidP="001211BA">
      <w:pPr>
        <w:jc w:val="both"/>
        <w:rPr>
          <w:lang w:val="en-GB"/>
        </w:rPr>
      </w:pPr>
    </w:p>
    <w:p w14:paraId="09F2AA80" w14:textId="3D8399A3" w:rsidR="009072AC" w:rsidRPr="001211BA" w:rsidRDefault="009072AC" w:rsidP="001211BA">
      <w:pPr>
        <w:jc w:val="both"/>
        <w:rPr>
          <w:lang w:val="en-GB"/>
        </w:rPr>
      </w:pPr>
    </w:p>
    <w:p w14:paraId="7CA9D156" w14:textId="19D0C941" w:rsidR="009072AC" w:rsidRPr="001211BA" w:rsidRDefault="009072AC" w:rsidP="001211BA">
      <w:pPr>
        <w:jc w:val="both"/>
        <w:rPr>
          <w:lang w:val="en-GB"/>
        </w:rPr>
      </w:pPr>
    </w:p>
    <w:p w14:paraId="79C58393" w14:textId="29558AC0" w:rsidR="009072AC" w:rsidRPr="001211BA" w:rsidRDefault="009072AC" w:rsidP="001211BA">
      <w:pPr>
        <w:jc w:val="both"/>
        <w:rPr>
          <w:lang w:val="en-GB"/>
        </w:rPr>
      </w:pPr>
    </w:p>
    <w:p w14:paraId="51B8B467" w14:textId="35EDA64A" w:rsidR="009072AC" w:rsidRPr="001211BA" w:rsidRDefault="009072AC" w:rsidP="001211BA">
      <w:pPr>
        <w:jc w:val="both"/>
        <w:rPr>
          <w:lang w:val="en-GB"/>
        </w:rPr>
      </w:pPr>
    </w:p>
    <w:p w14:paraId="79113AAC" w14:textId="2504D7DD" w:rsidR="009072AC" w:rsidRPr="001211BA" w:rsidRDefault="009072AC" w:rsidP="001211BA">
      <w:pPr>
        <w:jc w:val="both"/>
        <w:rPr>
          <w:lang w:val="en-GB"/>
        </w:rPr>
      </w:pPr>
    </w:p>
    <w:p w14:paraId="45DA0B08" w14:textId="58E61243" w:rsidR="009072AC" w:rsidRPr="001211BA" w:rsidRDefault="009072AC" w:rsidP="001211BA">
      <w:pPr>
        <w:jc w:val="both"/>
        <w:rPr>
          <w:lang w:val="en-GB"/>
        </w:rPr>
      </w:pPr>
    </w:p>
    <w:p w14:paraId="0D5784D0" w14:textId="718EC553" w:rsidR="009072AC" w:rsidRPr="001211BA" w:rsidRDefault="009072AC" w:rsidP="001211BA">
      <w:pPr>
        <w:jc w:val="both"/>
        <w:rPr>
          <w:lang w:val="en-GB"/>
        </w:rPr>
      </w:pPr>
    </w:p>
    <w:p w14:paraId="0D34EFFA" w14:textId="42E6EFCF" w:rsidR="009072AC" w:rsidRPr="001211BA" w:rsidRDefault="009072AC" w:rsidP="001211BA">
      <w:pPr>
        <w:jc w:val="both"/>
        <w:rPr>
          <w:lang w:val="en-GB"/>
        </w:rPr>
      </w:pPr>
    </w:p>
    <w:p w14:paraId="308AB590" w14:textId="5464153A" w:rsidR="009072AC" w:rsidRPr="001211BA" w:rsidRDefault="009072AC" w:rsidP="001211BA">
      <w:pPr>
        <w:jc w:val="both"/>
        <w:rPr>
          <w:lang w:val="en-GB"/>
        </w:rPr>
      </w:pPr>
    </w:p>
    <w:p w14:paraId="1E8F2997" w14:textId="753B3F53" w:rsidR="009072AC" w:rsidRPr="001211BA" w:rsidRDefault="009072AC" w:rsidP="001211BA">
      <w:pPr>
        <w:jc w:val="both"/>
        <w:rPr>
          <w:lang w:val="en-GB"/>
        </w:rPr>
      </w:pPr>
    </w:p>
    <w:p w14:paraId="7CF93934" w14:textId="00146905" w:rsidR="009072AC" w:rsidRPr="001211BA" w:rsidRDefault="009072AC" w:rsidP="001211BA">
      <w:pPr>
        <w:jc w:val="both"/>
        <w:rPr>
          <w:lang w:val="en-GB"/>
        </w:rPr>
      </w:pPr>
    </w:p>
    <w:p w14:paraId="2A0D924D" w14:textId="65B25143" w:rsidR="009072AC" w:rsidRPr="001211BA" w:rsidRDefault="009072AC" w:rsidP="001211BA">
      <w:pPr>
        <w:jc w:val="both"/>
        <w:rPr>
          <w:lang w:val="en-GB"/>
        </w:rPr>
      </w:pPr>
    </w:p>
    <w:p w14:paraId="04E47526" w14:textId="4B6EE54E" w:rsidR="009072AC" w:rsidRPr="001211BA" w:rsidRDefault="009072AC" w:rsidP="001211BA">
      <w:pPr>
        <w:jc w:val="both"/>
        <w:rPr>
          <w:lang w:val="en-GB"/>
        </w:rPr>
      </w:pPr>
    </w:p>
    <w:p w14:paraId="785FCB82" w14:textId="0E0F22D4" w:rsidR="009072AC" w:rsidRPr="001211BA" w:rsidRDefault="009072AC" w:rsidP="001211BA">
      <w:pPr>
        <w:jc w:val="both"/>
        <w:rPr>
          <w:lang w:val="en-GB"/>
        </w:rPr>
      </w:pPr>
    </w:p>
    <w:p w14:paraId="75B7E85E" w14:textId="2B5A57AF" w:rsidR="009072AC" w:rsidRPr="001211BA" w:rsidRDefault="009072AC" w:rsidP="001211BA">
      <w:pPr>
        <w:jc w:val="both"/>
        <w:rPr>
          <w:lang w:val="en-GB"/>
        </w:rPr>
      </w:pPr>
    </w:p>
    <w:p w14:paraId="43E2A007" w14:textId="68220302" w:rsidR="009072AC" w:rsidRPr="001211BA" w:rsidRDefault="009072AC" w:rsidP="001211BA">
      <w:pPr>
        <w:jc w:val="both"/>
        <w:rPr>
          <w:lang w:val="en-GB"/>
        </w:rPr>
      </w:pPr>
    </w:p>
    <w:p w14:paraId="7BDA5517" w14:textId="01FF4CBE" w:rsidR="009072AC" w:rsidRPr="001211BA" w:rsidRDefault="009072AC" w:rsidP="001211BA">
      <w:pPr>
        <w:jc w:val="both"/>
        <w:rPr>
          <w:lang w:val="en-GB"/>
        </w:rPr>
      </w:pPr>
    </w:p>
    <w:p w14:paraId="3A2FD264" w14:textId="57A7171A" w:rsidR="009072AC" w:rsidRPr="001211BA" w:rsidRDefault="009072AC" w:rsidP="001211BA">
      <w:pPr>
        <w:jc w:val="both"/>
        <w:rPr>
          <w:lang w:val="en-GB"/>
        </w:rPr>
      </w:pPr>
    </w:p>
    <w:p w14:paraId="402E29F2" w14:textId="460BF92A" w:rsidR="009072AC" w:rsidRPr="001211BA" w:rsidRDefault="009072AC" w:rsidP="001211BA">
      <w:pPr>
        <w:jc w:val="both"/>
        <w:rPr>
          <w:lang w:val="en-GB"/>
        </w:rPr>
      </w:pPr>
    </w:p>
    <w:p w14:paraId="54628857" w14:textId="63154167" w:rsidR="009072AC" w:rsidRPr="001211BA" w:rsidRDefault="009072AC" w:rsidP="001211BA">
      <w:pPr>
        <w:jc w:val="both"/>
        <w:rPr>
          <w:lang w:val="en-GB"/>
        </w:rPr>
      </w:pPr>
    </w:p>
    <w:p w14:paraId="4C1E5554" w14:textId="4E3263F2" w:rsidR="006470F1" w:rsidRPr="001211BA" w:rsidRDefault="006470F1" w:rsidP="001211BA">
      <w:pPr>
        <w:jc w:val="both"/>
        <w:rPr>
          <w:lang w:val="en-GB"/>
        </w:rPr>
      </w:pPr>
    </w:p>
    <w:p w14:paraId="7E311101" w14:textId="3B664841" w:rsidR="006470F1" w:rsidRPr="001211BA" w:rsidRDefault="006470F1" w:rsidP="001211BA">
      <w:pPr>
        <w:pStyle w:val="Heading2"/>
        <w:jc w:val="both"/>
        <w:rPr>
          <w:rFonts w:ascii="Times New Roman" w:hAnsi="Times New Roman" w:cs="Times New Roman"/>
          <w:lang w:val="en-GB"/>
        </w:rPr>
      </w:pPr>
    </w:p>
    <w:p w14:paraId="21948BF1" w14:textId="77777777" w:rsidR="00723F16" w:rsidRDefault="00723F16" w:rsidP="001211BA">
      <w:pPr>
        <w:pStyle w:val="Heading2"/>
        <w:jc w:val="center"/>
        <w:rPr>
          <w:rFonts w:ascii="Times New Roman" w:hAnsi="Times New Roman" w:cs="Times New Roman"/>
          <w:lang w:val="en-GB"/>
        </w:rPr>
      </w:pPr>
      <w:bookmarkStart w:id="0" w:name="_Toc41999022"/>
    </w:p>
    <w:p w14:paraId="7CFDD570" w14:textId="77777777" w:rsidR="00723F16" w:rsidRDefault="00723F16" w:rsidP="001211BA">
      <w:pPr>
        <w:pStyle w:val="Heading2"/>
        <w:jc w:val="center"/>
        <w:rPr>
          <w:rFonts w:ascii="Times New Roman" w:hAnsi="Times New Roman" w:cs="Times New Roman"/>
          <w:lang w:val="en-GB"/>
        </w:rPr>
      </w:pPr>
    </w:p>
    <w:p w14:paraId="56A6A5E4" w14:textId="77777777" w:rsidR="00723F16" w:rsidRDefault="00723F16" w:rsidP="00723F16">
      <w:pPr>
        <w:pStyle w:val="Heading2"/>
        <w:rPr>
          <w:rFonts w:ascii="Times New Roman" w:hAnsi="Times New Roman" w:cs="Times New Roman"/>
          <w:lang w:val="en-GB"/>
        </w:rPr>
      </w:pPr>
    </w:p>
    <w:p w14:paraId="2F29A8D6" w14:textId="2955ABA5" w:rsidR="006470F1" w:rsidRPr="00723F16" w:rsidRDefault="006470F1" w:rsidP="00723F16">
      <w:pPr>
        <w:pStyle w:val="Heading2"/>
        <w:jc w:val="center"/>
        <w:rPr>
          <w:rFonts w:ascii="Times New Roman" w:hAnsi="Times New Roman" w:cs="Times New Roman"/>
          <w:lang w:val="en-GB"/>
        </w:rPr>
      </w:pPr>
      <w:r w:rsidRPr="001211BA">
        <w:rPr>
          <w:rFonts w:ascii="Times New Roman" w:hAnsi="Times New Roman" w:cs="Times New Roman"/>
          <w:lang w:val="en-GB"/>
        </w:rPr>
        <w:t>Overview</w:t>
      </w:r>
      <w:bookmarkEnd w:id="0"/>
    </w:p>
    <w:p w14:paraId="0C09FBFF" w14:textId="1584EE69" w:rsidR="009F2DC3" w:rsidRDefault="00A00983" w:rsidP="009F2DC3">
      <w:pPr>
        <w:pStyle w:val="NormalWeb"/>
        <w:jc w:val="both"/>
        <w:rPr>
          <w:lang w:val="en-GB"/>
        </w:rPr>
      </w:pPr>
      <w:r w:rsidRPr="001211BA">
        <w:rPr>
          <w:lang w:val="en-GB"/>
        </w:rPr>
        <w:t xml:space="preserve">The purpose of this project is to test the extent to which </w:t>
      </w:r>
      <w:r w:rsidR="008A28B4">
        <w:rPr>
          <w:lang w:val="en-GB"/>
        </w:rPr>
        <w:t>I</w:t>
      </w:r>
      <w:r w:rsidRPr="001211BA">
        <w:rPr>
          <w:lang w:val="en-GB"/>
        </w:rPr>
        <w:t xml:space="preserve"> have achieved a specific learning objective of the course.</w:t>
      </w:r>
      <w:r w:rsidR="00A219EE" w:rsidRPr="001211BA">
        <w:rPr>
          <w:lang w:val="en-GB"/>
        </w:rPr>
        <w:t xml:space="preserve"> </w:t>
      </w:r>
      <w:r w:rsidR="008D21D8">
        <w:rPr>
          <w:lang w:val="en-GB"/>
        </w:rPr>
        <w:t>I</w:t>
      </w:r>
      <w:r w:rsidR="00A219EE" w:rsidRPr="001211BA">
        <w:rPr>
          <w:lang w:val="en-GB"/>
        </w:rPr>
        <w:t xml:space="preserve"> have been commissioned to design, build and deploy a </w:t>
      </w:r>
      <w:r w:rsidR="008D21D8">
        <w:rPr>
          <w:lang w:val="en-GB"/>
        </w:rPr>
        <w:t>WordPress application</w:t>
      </w:r>
      <w:r w:rsidR="002433E2" w:rsidRPr="001211BA">
        <w:rPr>
          <w:lang w:val="en-GB"/>
        </w:rPr>
        <w:t xml:space="preserve">, using a cloud service provider, taking into account all the learning objectives and minimum requirements for the project. </w:t>
      </w:r>
    </w:p>
    <w:p w14:paraId="39FAA35C" w14:textId="0D0B7812" w:rsidR="00003B8D" w:rsidRPr="001211BA" w:rsidRDefault="00310FE7" w:rsidP="009F2DC3">
      <w:pPr>
        <w:pStyle w:val="Heading2"/>
        <w:jc w:val="center"/>
        <w:rPr>
          <w:rFonts w:ascii="Times New Roman" w:hAnsi="Times New Roman" w:cs="Times New Roman"/>
          <w:lang w:val="en-GB"/>
        </w:rPr>
      </w:pPr>
      <w:bookmarkStart w:id="1" w:name="_Toc41999023"/>
      <w:r w:rsidRPr="001211BA">
        <w:rPr>
          <w:rFonts w:ascii="Times New Roman" w:hAnsi="Times New Roman" w:cs="Times New Roman"/>
          <w:lang w:val="en-GB"/>
        </w:rPr>
        <w:t>In Scope</w:t>
      </w:r>
      <w:r w:rsidR="00003B8D" w:rsidRPr="001211BA">
        <w:rPr>
          <w:rFonts w:ascii="Times New Roman" w:hAnsi="Times New Roman" w:cs="Times New Roman"/>
          <w:lang w:val="en-GB"/>
        </w:rPr>
        <w:t>:</w:t>
      </w:r>
      <w:bookmarkEnd w:id="1"/>
    </w:p>
    <w:p w14:paraId="0CB3F3E9" w14:textId="6EA0DE39" w:rsidR="00755CF1" w:rsidRPr="001211BA" w:rsidRDefault="00755CF1" w:rsidP="001211BA">
      <w:pPr>
        <w:jc w:val="both"/>
        <w:rPr>
          <w:lang w:val="en-GB"/>
        </w:rPr>
      </w:pPr>
    </w:p>
    <w:tbl>
      <w:tblPr>
        <w:tblStyle w:val="TableGrid"/>
        <w:tblW w:w="9282" w:type="dxa"/>
        <w:tblLook w:val="04A0" w:firstRow="1" w:lastRow="0" w:firstColumn="1" w:lastColumn="0" w:noHBand="0" w:noVBand="1"/>
      </w:tblPr>
      <w:tblGrid>
        <w:gridCol w:w="4641"/>
        <w:gridCol w:w="4641"/>
      </w:tblGrid>
      <w:tr w:rsidR="00755CF1" w:rsidRPr="001211BA" w14:paraId="429A38CD" w14:textId="77777777" w:rsidTr="00755CF1">
        <w:trPr>
          <w:trHeight w:val="568"/>
        </w:trPr>
        <w:tc>
          <w:tcPr>
            <w:tcW w:w="4641" w:type="dxa"/>
            <w:shd w:val="clear" w:color="auto" w:fill="767171" w:themeFill="background2" w:themeFillShade="80"/>
            <w:vAlign w:val="center"/>
          </w:tcPr>
          <w:p w14:paraId="43FE43D7" w14:textId="112D505C" w:rsidR="00755CF1" w:rsidRPr="001211BA" w:rsidRDefault="00755CF1" w:rsidP="001211BA">
            <w:pPr>
              <w:jc w:val="both"/>
              <w:rPr>
                <w:color w:val="FFFFFF" w:themeColor="background1"/>
                <w:lang w:val="en-GB"/>
              </w:rPr>
            </w:pPr>
            <w:r w:rsidRPr="001211BA">
              <w:rPr>
                <w:color w:val="FFFFFF" w:themeColor="background1"/>
                <w:lang w:val="en-GB"/>
              </w:rPr>
              <w:t>Objective</w:t>
            </w:r>
          </w:p>
        </w:tc>
        <w:tc>
          <w:tcPr>
            <w:tcW w:w="4641" w:type="dxa"/>
            <w:shd w:val="clear" w:color="auto" w:fill="767171" w:themeFill="background2" w:themeFillShade="80"/>
            <w:vAlign w:val="center"/>
          </w:tcPr>
          <w:p w14:paraId="0C7D6BB8" w14:textId="249736B5" w:rsidR="00755CF1" w:rsidRPr="001211BA" w:rsidRDefault="00755CF1" w:rsidP="001211BA">
            <w:pPr>
              <w:jc w:val="both"/>
              <w:rPr>
                <w:color w:val="FFFFFF" w:themeColor="background1"/>
                <w:lang w:val="en-GB"/>
              </w:rPr>
            </w:pPr>
            <w:r w:rsidRPr="001211BA">
              <w:rPr>
                <w:color w:val="FFFFFF" w:themeColor="background1"/>
                <w:lang w:val="en-GB"/>
              </w:rPr>
              <w:t>Critical Success Factor</w:t>
            </w:r>
          </w:p>
        </w:tc>
      </w:tr>
      <w:tr w:rsidR="00755CF1" w:rsidRPr="001211BA" w14:paraId="046F7AED" w14:textId="77777777" w:rsidTr="00755CF1">
        <w:trPr>
          <w:trHeight w:val="653"/>
        </w:trPr>
        <w:tc>
          <w:tcPr>
            <w:tcW w:w="4641" w:type="dxa"/>
          </w:tcPr>
          <w:p w14:paraId="3181EAD6" w14:textId="5EB55ABE" w:rsidR="00755CF1" w:rsidRPr="00216200" w:rsidRDefault="00216200" w:rsidP="001211BA">
            <w:pPr>
              <w:pStyle w:val="ListParagraph"/>
              <w:numPr>
                <w:ilvl w:val="0"/>
                <w:numId w:val="4"/>
              </w:numPr>
              <w:jc w:val="both"/>
              <w:rPr>
                <w:rFonts w:ascii="Times New Roman" w:hAnsi="Times New Roman" w:cs="Times New Roman"/>
              </w:rPr>
            </w:pPr>
            <w:r>
              <w:rPr>
                <w:rFonts w:ascii="Times New Roman" w:hAnsi="Times New Roman" w:cs="Times New Roman"/>
                <w:color w:val="24292E"/>
              </w:rPr>
              <w:t>S</w:t>
            </w:r>
            <w:r w:rsidRPr="00216200">
              <w:rPr>
                <w:rFonts w:ascii="Times New Roman" w:hAnsi="Times New Roman" w:cs="Times New Roman"/>
                <w:color w:val="24292E"/>
              </w:rPr>
              <w:t>tudent’s union</w:t>
            </w:r>
          </w:p>
        </w:tc>
        <w:tc>
          <w:tcPr>
            <w:tcW w:w="4641" w:type="dxa"/>
          </w:tcPr>
          <w:p w14:paraId="601AEFD4" w14:textId="7275C36B" w:rsidR="00755CF1" w:rsidRPr="001211BA" w:rsidRDefault="00216200" w:rsidP="001211BA">
            <w:pPr>
              <w:jc w:val="both"/>
              <w:rPr>
                <w:lang w:val="en-GB"/>
              </w:rPr>
            </w:pPr>
            <w:r>
              <w:rPr>
                <w:lang w:val="en-GB"/>
              </w:rPr>
              <w:t>Deploy a fully functional WordPress application.</w:t>
            </w:r>
          </w:p>
        </w:tc>
      </w:tr>
      <w:tr w:rsidR="00755CF1" w:rsidRPr="001211BA" w14:paraId="27E0756A" w14:textId="77777777" w:rsidTr="00755CF1">
        <w:trPr>
          <w:trHeight w:val="355"/>
        </w:trPr>
        <w:tc>
          <w:tcPr>
            <w:tcW w:w="4641" w:type="dxa"/>
          </w:tcPr>
          <w:p w14:paraId="43CB8095" w14:textId="2155F829" w:rsidR="00755CF1" w:rsidRPr="001211BA" w:rsidRDefault="00216200" w:rsidP="001211BA">
            <w:pPr>
              <w:pStyle w:val="ListParagraph"/>
              <w:numPr>
                <w:ilvl w:val="0"/>
                <w:numId w:val="4"/>
              </w:numPr>
              <w:jc w:val="both"/>
              <w:rPr>
                <w:rFonts w:ascii="Times New Roman" w:hAnsi="Times New Roman" w:cs="Times New Roman"/>
              </w:rPr>
            </w:pPr>
            <w:r w:rsidRPr="00A1439E">
              <w:rPr>
                <w:rFonts w:ascii="Times New Roman" w:hAnsi="Times New Roman" w:cs="Times New Roman"/>
              </w:rPr>
              <w:t>User Management</w:t>
            </w:r>
          </w:p>
        </w:tc>
        <w:tc>
          <w:tcPr>
            <w:tcW w:w="4641" w:type="dxa"/>
          </w:tcPr>
          <w:p w14:paraId="7110AD97" w14:textId="51B110EC" w:rsidR="00755CF1" w:rsidRPr="00216200" w:rsidRDefault="00216200" w:rsidP="00216200">
            <w:pPr>
              <w:spacing w:after="240"/>
              <w:rPr>
                <w:color w:val="24292E"/>
              </w:rPr>
            </w:pPr>
            <w:r w:rsidRPr="000B41A9">
              <w:rPr>
                <w:color w:val="24292E"/>
              </w:rPr>
              <w:t xml:space="preserve">Configure user management for the website using </w:t>
            </w:r>
            <w:proofErr w:type="spellStart"/>
            <w:r>
              <w:rPr>
                <w:color w:val="24292E"/>
              </w:rPr>
              <w:t>WorPress</w:t>
            </w:r>
            <w:proofErr w:type="spellEnd"/>
            <w:r>
              <w:rPr>
                <w:color w:val="24292E"/>
              </w:rPr>
              <w:t xml:space="preserve"> module. </w:t>
            </w:r>
          </w:p>
        </w:tc>
      </w:tr>
      <w:tr w:rsidR="00755CF1" w:rsidRPr="001211BA" w14:paraId="6D135336" w14:textId="77777777" w:rsidTr="00755CF1">
        <w:trPr>
          <w:trHeight w:val="355"/>
        </w:trPr>
        <w:tc>
          <w:tcPr>
            <w:tcW w:w="4641" w:type="dxa"/>
          </w:tcPr>
          <w:p w14:paraId="69052B36" w14:textId="6C3248E1" w:rsidR="00755CF1" w:rsidRPr="001211BA" w:rsidRDefault="00216200" w:rsidP="001211BA">
            <w:pPr>
              <w:pStyle w:val="ListParagraph"/>
              <w:numPr>
                <w:ilvl w:val="0"/>
                <w:numId w:val="4"/>
              </w:numPr>
              <w:jc w:val="both"/>
              <w:rPr>
                <w:rFonts w:ascii="Times New Roman" w:hAnsi="Times New Roman" w:cs="Times New Roman"/>
              </w:rPr>
            </w:pPr>
            <w:r>
              <w:rPr>
                <w:rFonts w:ascii="Times New Roman" w:hAnsi="Times New Roman" w:cs="Times New Roman"/>
              </w:rPr>
              <w:t>Autoscaling and load balancing</w:t>
            </w:r>
          </w:p>
        </w:tc>
        <w:tc>
          <w:tcPr>
            <w:tcW w:w="4641" w:type="dxa"/>
          </w:tcPr>
          <w:p w14:paraId="0657B04E" w14:textId="7FE61D20" w:rsidR="00755CF1" w:rsidRPr="001211BA" w:rsidRDefault="00216200" w:rsidP="001211BA">
            <w:pPr>
              <w:jc w:val="both"/>
              <w:rPr>
                <w:lang w:val="en-GB"/>
              </w:rPr>
            </w:pPr>
            <w:r>
              <w:rPr>
                <w:color w:val="24292E"/>
              </w:rPr>
              <w:t>Run the full architecture behind a load balancer and make sure to use an auto scaler to.</w:t>
            </w:r>
          </w:p>
        </w:tc>
      </w:tr>
      <w:tr w:rsidR="00216200" w:rsidRPr="001211BA" w14:paraId="4B1B9CC8" w14:textId="77777777" w:rsidTr="00755CF1">
        <w:trPr>
          <w:trHeight w:val="336"/>
        </w:trPr>
        <w:tc>
          <w:tcPr>
            <w:tcW w:w="4641" w:type="dxa"/>
          </w:tcPr>
          <w:p w14:paraId="196C2546" w14:textId="4CBAF292" w:rsidR="00216200" w:rsidRPr="001211BA" w:rsidRDefault="00216200" w:rsidP="00216200">
            <w:pPr>
              <w:pStyle w:val="ListParagraph"/>
              <w:numPr>
                <w:ilvl w:val="0"/>
                <w:numId w:val="4"/>
              </w:numPr>
              <w:jc w:val="both"/>
              <w:rPr>
                <w:rFonts w:ascii="Times New Roman" w:hAnsi="Times New Roman" w:cs="Times New Roman"/>
              </w:rPr>
            </w:pPr>
            <w:r>
              <w:rPr>
                <w:rFonts w:ascii="Times New Roman" w:hAnsi="Times New Roman" w:cs="Times New Roman"/>
              </w:rPr>
              <w:t>Database</w:t>
            </w:r>
          </w:p>
        </w:tc>
        <w:tc>
          <w:tcPr>
            <w:tcW w:w="4641" w:type="dxa"/>
          </w:tcPr>
          <w:p w14:paraId="64DE9C35" w14:textId="70560109" w:rsidR="00216200" w:rsidRPr="001211BA" w:rsidRDefault="00216200" w:rsidP="00216200">
            <w:pPr>
              <w:jc w:val="both"/>
              <w:rPr>
                <w:lang w:val="en-GB"/>
              </w:rPr>
            </w:pPr>
            <w:r>
              <w:rPr>
                <w:color w:val="24292E"/>
              </w:rPr>
              <w:t xml:space="preserve">Use AWS services to implement the database  </w:t>
            </w:r>
          </w:p>
        </w:tc>
      </w:tr>
    </w:tbl>
    <w:p w14:paraId="2C7A33D5" w14:textId="77777777" w:rsidR="00755CF1" w:rsidRPr="001211BA" w:rsidRDefault="00755CF1" w:rsidP="001211BA">
      <w:pPr>
        <w:jc w:val="both"/>
        <w:rPr>
          <w:lang w:val="en-GB"/>
        </w:rPr>
      </w:pPr>
    </w:p>
    <w:p w14:paraId="0156EE74" w14:textId="102243D9" w:rsidR="006470F1" w:rsidRPr="001211BA" w:rsidRDefault="006470F1" w:rsidP="001211BA">
      <w:pPr>
        <w:jc w:val="both"/>
        <w:rPr>
          <w:lang w:val="en-GB"/>
        </w:rPr>
      </w:pPr>
    </w:p>
    <w:p w14:paraId="27667D46" w14:textId="6E604C9A" w:rsidR="006470F1" w:rsidRPr="009F2DC3" w:rsidRDefault="006470F1" w:rsidP="009F2DC3">
      <w:pPr>
        <w:jc w:val="center"/>
        <w:rPr>
          <w:rFonts w:eastAsiaTheme="majorEastAsia"/>
          <w:color w:val="2F5496" w:themeColor="accent1" w:themeShade="BF"/>
          <w:sz w:val="26"/>
          <w:szCs w:val="26"/>
          <w:lang w:val="en-GB"/>
        </w:rPr>
      </w:pPr>
      <w:r w:rsidRPr="009F2DC3">
        <w:rPr>
          <w:rFonts w:eastAsiaTheme="majorEastAsia"/>
          <w:color w:val="2F5496" w:themeColor="accent1" w:themeShade="BF"/>
          <w:sz w:val="26"/>
          <w:szCs w:val="26"/>
          <w:lang w:val="en-GB"/>
        </w:rPr>
        <w:t>Environment Information</w:t>
      </w:r>
      <w:r w:rsidR="009F2DC3">
        <w:rPr>
          <w:rFonts w:eastAsiaTheme="majorEastAsia"/>
          <w:color w:val="2F5496" w:themeColor="accent1" w:themeShade="BF"/>
          <w:sz w:val="26"/>
          <w:szCs w:val="26"/>
          <w:lang w:val="en-GB"/>
        </w:rPr>
        <w:t>:</w:t>
      </w:r>
    </w:p>
    <w:p w14:paraId="6AD7F5FF" w14:textId="70AD65A7" w:rsidR="00755CF1" w:rsidRPr="001211BA" w:rsidRDefault="00755CF1" w:rsidP="001211BA">
      <w:pPr>
        <w:jc w:val="both"/>
        <w:rPr>
          <w:lang w:val="en-GB"/>
        </w:rPr>
      </w:pPr>
    </w:p>
    <w:p w14:paraId="3A7E932E" w14:textId="77777777" w:rsidR="00755CF1" w:rsidRPr="001211BA" w:rsidRDefault="00755CF1" w:rsidP="001211BA">
      <w:pPr>
        <w:jc w:val="both"/>
        <w:rPr>
          <w:lang w:val="en-GB"/>
        </w:rPr>
      </w:pPr>
    </w:p>
    <w:p w14:paraId="7994B111" w14:textId="4222FA9B" w:rsidR="00003B8D" w:rsidRPr="001211BA" w:rsidRDefault="00003B8D" w:rsidP="001211BA">
      <w:pPr>
        <w:jc w:val="both"/>
        <w:rPr>
          <w:ins w:id="2" w:author="neilhogarty@gmail.com" w:date="2020-05-23T10:56:00Z"/>
          <w:lang w:val="en-GB"/>
        </w:rPr>
      </w:pPr>
    </w:p>
    <w:p w14:paraId="7C685DD3" w14:textId="6E9312B8" w:rsidR="00D51F63" w:rsidRDefault="00D51F63" w:rsidP="00D51F63">
      <w:pPr>
        <w:jc w:val="both"/>
        <w:rPr>
          <w:b/>
          <w:bCs/>
          <w:lang w:val="en-GB"/>
        </w:rPr>
      </w:pPr>
      <w:r>
        <w:rPr>
          <w:b/>
          <w:bCs/>
          <w:lang w:val="en-GB"/>
        </w:rPr>
        <w:t>Virtual Private</w:t>
      </w:r>
      <w:r w:rsidR="009E0DA5">
        <w:rPr>
          <w:b/>
          <w:bCs/>
          <w:lang w:val="en-GB"/>
        </w:rPr>
        <w:t xml:space="preserve"> Cloud</w:t>
      </w:r>
      <w:r>
        <w:rPr>
          <w:b/>
          <w:bCs/>
          <w:lang w:val="en-GB"/>
        </w:rPr>
        <w:t xml:space="preserve"> (VPC)</w:t>
      </w:r>
      <w:r w:rsidRPr="001211BA">
        <w:rPr>
          <w:b/>
          <w:bCs/>
          <w:lang w:val="en-GB"/>
        </w:rPr>
        <w:t>:</w:t>
      </w:r>
    </w:p>
    <w:p w14:paraId="1B41FCAE" w14:textId="4D875EF9" w:rsidR="009E0DA5" w:rsidRDefault="009E0DA5" w:rsidP="00D51F63">
      <w:pPr>
        <w:jc w:val="both"/>
        <w:rPr>
          <w:b/>
          <w:bCs/>
          <w:lang w:val="en-GB"/>
        </w:rPr>
      </w:pPr>
    </w:p>
    <w:p w14:paraId="5D536666" w14:textId="5C8D97D5" w:rsidR="009E0DA5" w:rsidRDefault="009E0DA5" w:rsidP="00D51F63">
      <w:pPr>
        <w:jc w:val="both"/>
        <w:rPr>
          <w:lang w:val="en-GB"/>
        </w:rPr>
      </w:pPr>
      <w:r w:rsidRPr="009E0DA5">
        <w:rPr>
          <w:lang w:val="en-GB"/>
        </w:rPr>
        <w:t xml:space="preserve">The first step towards the </w:t>
      </w:r>
      <w:r>
        <w:rPr>
          <w:lang w:val="en-GB"/>
        </w:rPr>
        <w:t>goal is to create and Virtual Private Cloud that will allow me to logically isolated section of AWS cloud to launch the necessary resources in a virtual network. By default, the VPC will create a private and public subnet. The public subnet has access to the internet, and I will use it to install the load balancer. The private subnet will host the ec2 instances and database instances providing a layer of security that can’t be access via internet. Each subnet provides about 490 usable IP addresses for the instance.</w:t>
      </w:r>
    </w:p>
    <w:p w14:paraId="3F06B606" w14:textId="77777777" w:rsidR="009E0DA5" w:rsidRDefault="009E0DA5" w:rsidP="00D51F63">
      <w:pPr>
        <w:jc w:val="both"/>
        <w:rPr>
          <w:lang w:val="en-GB"/>
        </w:rPr>
      </w:pPr>
    </w:p>
    <w:p w14:paraId="3FB3DB4E" w14:textId="4A1D5C7C" w:rsidR="009E0DA5" w:rsidRPr="009E0DA5" w:rsidRDefault="009E0DA5" w:rsidP="00D51F63">
      <w:pPr>
        <w:jc w:val="both"/>
        <w:rPr>
          <w:lang w:val="en-GB"/>
        </w:rPr>
      </w:pPr>
      <w:r>
        <w:rPr>
          <w:noProof/>
          <w:lang w:val="en-GB"/>
        </w:rPr>
        <w:drawing>
          <wp:inline distT="0" distB="0" distL="0" distR="0" wp14:anchorId="6371D6FD" wp14:editId="1C008F7E">
            <wp:extent cx="5731510" cy="257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6-01 at 09.24.5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7175"/>
                    </a:xfrm>
                    <a:prstGeom prst="rect">
                      <a:avLst/>
                    </a:prstGeom>
                  </pic:spPr>
                </pic:pic>
              </a:graphicData>
            </a:graphic>
          </wp:inline>
        </w:drawing>
      </w:r>
    </w:p>
    <w:p w14:paraId="15954B9E" w14:textId="7F81D061" w:rsidR="009E0DA5" w:rsidRDefault="009E0DA5" w:rsidP="00D51F63">
      <w:pPr>
        <w:jc w:val="both"/>
        <w:rPr>
          <w:lang w:val="en-GB"/>
        </w:rPr>
      </w:pPr>
    </w:p>
    <w:p w14:paraId="32240F07" w14:textId="10DBB80C" w:rsidR="009E0DA5" w:rsidRDefault="009E0DA5" w:rsidP="00D51F63">
      <w:pPr>
        <w:jc w:val="both"/>
        <w:rPr>
          <w:lang w:val="en-GB"/>
        </w:rPr>
      </w:pPr>
      <w:r>
        <w:rPr>
          <w:lang w:val="en-GB"/>
        </w:rPr>
        <w:t xml:space="preserve">One of the </w:t>
      </w:r>
      <w:r w:rsidR="0069137B">
        <w:rPr>
          <w:lang w:val="en-GB"/>
        </w:rPr>
        <w:t>requirements</w:t>
      </w:r>
      <w:r>
        <w:rPr>
          <w:lang w:val="en-GB"/>
        </w:rPr>
        <w:t xml:space="preserve"> is to build a web application </w:t>
      </w:r>
      <w:r w:rsidR="0069137B">
        <w:rPr>
          <w:lang w:val="en-GB"/>
        </w:rPr>
        <w:t xml:space="preserve">with high availability able to handle a failure of an availability zone. To do that, we will use one public subnet and two </w:t>
      </w:r>
      <w:r w:rsidR="00B86C51">
        <w:rPr>
          <w:lang w:val="en-GB"/>
        </w:rPr>
        <w:t>privates</w:t>
      </w:r>
      <w:r w:rsidR="0069137B">
        <w:rPr>
          <w:lang w:val="en-GB"/>
        </w:rPr>
        <w:t xml:space="preserve"> (Web app + DB) for each available zone and two zones to guarantee that the application will be still running in case of another’s failure.</w:t>
      </w:r>
    </w:p>
    <w:p w14:paraId="0AD5F41C" w14:textId="4D029ACE" w:rsidR="00024725" w:rsidRDefault="00024725" w:rsidP="00D51F63">
      <w:pPr>
        <w:jc w:val="both"/>
        <w:rPr>
          <w:lang w:val="en-GB"/>
        </w:rPr>
      </w:pPr>
    </w:p>
    <w:p w14:paraId="77F9B95C" w14:textId="01D95A6E" w:rsidR="00024725" w:rsidRPr="009E0DA5" w:rsidRDefault="00024725" w:rsidP="00D51F63">
      <w:pPr>
        <w:jc w:val="both"/>
        <w:rPr>
          <w:b/>
          <w:bCs/>
        </w:rPr>
      </w:pPr>
      <w:r>
        <w:rPr>
          <w:b/>
          <w:bCs/>
          <w:noProof/>
        </w:rPr>
        <w:lastRenderedPageBreak/>
        <w:drawing>
          <wp:inline distT="0" distB="0" distL="0" distR="0" wp14:anchorId="0A6EE077" wp14:editId="12592C71">
            <wp:extent cx="5731510" cy="114871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6-01 at 09.30.2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148715"/>
                    </a:xfrm>
                    <a:prstGeom prst="rect">
                      <a:avLst/>
                    </a:prstGeom>
                  </pic:spPr>
                </pic:pic>
              </a:graphicData>
            </a:graphic>
          </wp:inline>
        </w:drawing>
      </w:r>
    </w:p>
    <w:p w14:paraId="0E7A1445" w14:textId="77777777" w:rsidR="00D51F63" w:rsidRPr="0069137B" w:rsidRDefault="00D51F63" w:rsidP="001211BA">
      <w:pPr>
        <w:jc w:val="both"/>
        <w:rPr>
          <w:b/>
          <w:bCs/>
        </w:rPr>
      </w:pPr>
    </w:p>
    <w:p w14:paraId="3BD2548A" w14:textId="467D0F12" w:rsidR="00012311" w:rsidRDefault="00012311" w:rsidP="001211BA">
      <w:pPr>
        <w:jc w:val="both"/>
        <w:rPr>
          <w:b/>
          <w:bCs/>
          <w:lang w:val="en-GB"/>
        </w:rPr>
      </w:pPr>
      <w:r>
        <w:rPr>
          <w:b/>
          <w:bCs/>
          <w:lang w:val="en-GB"/>
        </w:rPr>
        <w:t>RDS:</w:t>
      </w:r>
    </w:p>
    <w:p w14:paraId="46B7FD48" w14:textId="1B7C8189" w:rsidR="00656181" w:rsidRDefault="00656181" w:rsidP="001211BA">
      <w:pPr>
        <w:jc w:val="both"/>
        <w:rPr>
          <w:b/>
          <w:bCs/>
          <w:lang w:val="en-GB"/>
        </w:rPr>
      </w:pPr>
    </w:p>
    <w:p w14:paraId="12821819" w14:textId="6DBDB8E3" w:rsidR="00656181" w:rsidRPr="00656181" w:rsidRDefault="00656181" w:rsidP="001211BA">
      <w:pPr>
        <w:jc w:val="both"/>
        <w:rPr>
          <w:lang w:val="en-GB"/>
        </w:rPr>
      </w:pPr>
      <w:r w:rsidRPr="00656181">
        <w:rPr>
          <w:lang w:val="en-GB"/>
        </w:rPr>
        <w:t>I create an RDS instance as the main database. I need to launch this instance before building my container because I will have to use this endpoint (host) later on.</w:t>
      </w:r>
    </w:p>
    <w:p w14:paraId="25DA72F8" w14:textId="77777777" w:rsidR="00012311" w:rsidRDefault="00012311" w:rsidP="001211BA">
      <w:pPr>
        <w:jc w:val="both"/>
        <w:rPr>
          <w:b/>
          <w:bCs/>
          <w:lang w:val="en-GB"/>
        </w:rPr>
      </w:pPr>
    </w:p>
    <w:p w14:paraId="2D13A2BB" w14:textId="6F4B6E46" w:rsidR="00003B8D" w:rsidRDefault="00003B8D" w:rsidP="001211BA">
      <w:pPr>
        <w:jc w:val="both"/>
        <w:rPr>
          <w:b/>
          <w:bCs/>
          <w:lang w:val="en-GB"/>
        </w:rPr>
      </w:pPr>
      <w:r w:rsidRPr="001211BA">
        <w:rPr>
          <w:b/>
          <w:bCs/>
          <w:lang w:val="en-GB"/>
        </w:rPr>
        <w:t>Virtual Machines:</w:t>
      </w:r>
    </w:p>
    <w:p w14:paraId="56633DA3" w14:textId="60F493CB" w:rsidR="00C65525" w:rsidRPr="001211BA" w:rsidRDefault="00C65525" w:rsidP="001211BA">
      <w:pPr>
        <w:jc w:val="both"/>
        <w:rPr>
          <w:lang w:val="en-GB"/>
        </w:rPr>
      </w:pPr>
    </w:p>
    <w:p w14:paraId="4ACB70C6" w14:textId="14141B63" w:rsidR="00012311" w:rsidRDefault="00003B8D" w:rsidP="001211BA">
      <w:pPr>
        <w:jc w:val="both"/>
        <w:rPr>
          <w:lang w:val="en-GB"/>
        </w:rPr>
      </w:pPr>
      <w:r w:rsidRPr="001211BA">
        <w:rPr>
          <w:lang w:val="en-GB"/>
        </w:rPr>
        <w:t xml:space="preserve">As the main scope of the project was </w:t>
      </w:r>
      <w:r w:rsidR="0080321C" w:rsidRPr="001211BA">
        <w:rPr>
          <w:lang w:val="en-GB"/>
        </w:rPr>
        <w:t>to develop</w:t>
      </w:r>
      <w:r w:rsidRPr="001211BA">
        <w:rPr>
          <w:lang w:val="en-GB"/>
        </w:rPr>
        <w:t xml:space="preserve"> a </w:t>
      </w:r>
      <w:r w:rsidR="00D51F63">
        <w:rPr>
          <w:lang w:val="en-GB"/>
        </w:rPr>
        <w:t>web application</w:t>
      </w:r>
      <w:r w:rsidRPr="001211BA">
        <w:rPr>
          <w:lang w:val="en-GB"/>
        </w:rPr>
        <w:t xml:space="preserve">, the focus was on developing a working application </w:t>
      </w:r>
      <w:r w:rsidR="00D51F63">
        <w:rPr>
          <w:lang w:val="en-GB"/>
        </w:rPr>
        <w:t xml:space="preserve">using AWS resources </w:t>
      </w:r>
      <w:r w:rsidR="00012311">
        <w:rPr>
          <w:lang w:val="en-GB"/>
        </w:rPr>
        <w:t>with</w:t>
      </w:r>
      <w:r w:rsidR="00D51F63">
        <w:rPr>
          <w:lang w:val="en-GB"/>
        </w:rPr>
        <w:t xml:space="preserve"> docker</w:t>
      </w:r>
      <w:r w:rsidR="0080321C" w:rsidRPr="001211BA">
        <w:rPr>
          <w:lang w:val="en-GB"/>
        </w:rPr>
        <w:t xml:space="preserve">. </w:t>
      </w:r>
      <w:r w:rsidR="00012311">
        <w:rPr>
          <w:lang w:val="en-GB"/>
        </w:rPr>
        <w:t xml:space="preserve">Initially, I launched an EC2 instance in a public subnet with the security group that allows me to access the instance via </w:t>
      </w:r>
      <w:proofErr w:type="spellStart"/>
      <w:r w:rsidR="00012311">
        <w:rPr>
          <w:lang w:val="en-GB"/>
        </w:rPr>
        <w:t>ssh</w:t>
      </w:r>
      <w:proofErr w:type="spellEnd"/>
      <w:r w:rsidR="00012311">
        <w:rPr>
          <w:lang w:val="en-GB"/>
        </w:rPr>
        <w:t xml:space="preserve"> port 22. I need to connect to the ec2 to install docker, docker compose and create a d</w:t>
      </w:r>
      <w:r w:rsidR="00012311" w:rsidRPr="00012311">
        <w:rPr>
          <w:lang w:val="en-GB"/>
        </w:rPr>
        <w:t>ocker-</w:t>
      </w:r>
      <w:proofErr w:type="spellStart"/>
      <w:r w:rsidR="00012311" w:rsidRPr="00012311">
        <w:rPr>
          <w:lang w:val="en-GB"/>
        </w:rPr>
        <w:t>compose.yml</w:t>
      </w:r>
      <w:proofErr w:type="spellEnd"/>
      <w:r w:rsidR="00012311">
        <w:rPr>
          <w:lang w:val="en-GB"/>
        </w:rPr>
        <w:t xml:space="preserve"> file to build a </w:t>
      </w:r>
      <w:r w:rsidR="00656181">
        <w:rPr>
          <w:lang w:val="en-GB"/>
        </w:rPr>
        <w:t>WordPress</w:t>
      </w:r>
      <w:r w:rsidR="00012311">
        <w:rPr>
          <w:lang w:val="en-GB"/>
        </w:rPr>
        <w:t xml:space="preserve"> container.</w:t>
      </w:r>
      <w:r w:rsidR="003B655A">
        <w:rPr>
          <w:lang w:val="en-GB"/>
        </w:rPr>
        <w:t xml:space="preserve"> </w:t>
      </w:r>
    </w:p>
    <w:p w14:paraId="626B5298" w14:textId="4A4C82CF" w:rsidR="003B655A" w:rsidRDefault="003B655A" w:rsidP="001211BA">
      <w:pPr>
        <w:jc w:val="both"/>
        <w:rPr>
          <w:lang w:val="en-GB"/>
        </w:rPr>
      </w:pPr>
    </w:p>
    <w:p w14:paraId="7443271F" w14:textId="6FB16E9C" w:rsidR="003B655A" w:rsidRDefault="003B655A" w:rsidP="001211BA">
      <w:pPr>
        <w:jc w:val="both"/>
        <w:rPr>
          <w:lang w:val="en-GB"/>
        </w:rPr>
      </w:pPr>
      <w:r>
        <w:rPr>
          <w:lang w:val="en-GB"/>
        </w:rPr>
        <w:t xml:space="preserve">I don’t need to use </w:t>
      </w:r>
      <w:proofErr w:type="spellStart"/>
      <w:r>
        <w:rPr>
          <w:lang w:val="en-GB"/>
        </w:rPr>
        <w:t>mysql</w:t>
      </w:r>
      <w:proofErr w:type="spellEnd"/>
      <w:r>
        <w:rPr>
          <w:lang w:val="en-GB"/>
        </w:rPr>
        <w:t xml:space="preserve"> services, only </w:t>
      </w:r>
      <w:proofErr w:type="spellStart"/>
      <w:r>
        <w:rPr>
          <w:lang w:val="en-GB"/>
        </w:rPr>
        <w:t>wordpress</w:t>
      </w:r>
      <w:proofErr w:type="spellEnd"/>
      <w:r>
        <w:rPr>
          <w:lang w:val="en-GB"/>
        </w:rPr>
        <w:t xml:space="preserve"> because the database is configured using AWS RDS.</w:t>
      </w:r>
    </w:p>
    <w:p w14:paraId="7BE7E05B" w14:textId="0996F5DB" w:rsidR="003B655A" w:rsidRDefault="003B655A" w:rsidP="001211BA">
      <w:pPr>
        <w:jc w:val="both"/>
        <w:rPr>
          <w:lang w:val="en-GB"/>
        </w:rPr>
      </w:pPr>
    </w:p>
    <w:p w14:paraId="7F62813C" w14:textId="3340F617" w:rsidR="003B655A" w:rsidRDefault="003B655A" w:rsidP="009F2DC3">
      <w:pPr>
        <w:jc w:val="center"/>
        <w:rPr>
          <w:lang w:val="en-GB"/>
        </w:rPr>
      </w:pPr>
      <w:r>
        <w:rPr>
          <w:noProof/>
          <w:lang w:val="en-GB"/>
        </w:rPr>
        <w:drawing>
          <wp:inline distT="0" distB="0" distL="0" distR="0" wp14:anchorId="5E2D948A" wp14:editId="5574DEDF">
            <wp:extent cx="3412671" cy="2366486"/>
            <wp:effectExtent l="0" t="0" r="381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6-01 at 10.59.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29656" cy="2378264"/>
                    </a:xfrm>
                    <a:prstGeom prst="rect">
                      <a:avLst/>
                    </a:prstGeom>
                  </pic:spPr>
                </pic:pic>
              </a:graphicData>
            </a:graphic>
          </wp:inline>
        </w:drawing>
      </w:r>
    </w:p>
    <w:p w14:paraId="7AAE817B" w14:textId="13AA34D0" w:rsidR="00012311" w:rsidRDefault="00012311" w:rsidP="001211BA">
      <w:pPr>
        <w:jc w:val="both"/>
        <w:rPr>
          <w:lang w:val="en-GB"/>
        </w:rPr>
      </w:pPr>
    </w:p>
    <w:p w14:paraId="524C4BB6" w14:textId="4533D81E" w:rsidR="00EA07CC" w:rsidRDefault="00012311" w:rsidP="001211BA">
      <w:pPr>
        <w:jc w:val="both"/>
        <w:rPr>
          <w:lang w:val="en-GB"/>
        </w:rPr>
      </w:pPr>
      <w:r>
        <w:rPr>
          <w:lang w:val="en-GB"/>
        </w:rPr>
        <w:t xml:space="preserve">To install docker and docker compose I used the official documentation via website </w:t>
      </w:r>
      <w:hyperlink r:id="rId14" w:history="1">
        <w:r w:rsidRPr="007D21C5">
          <w:rPr>
            <w:rStyle w:val="Hyperlink"/>
            <w:lang w:val="en-GB"/>
          </w:rPr>
          <w:t>https://docs.docker.com/compose/install/</w:t>
        </w:r>
      </w:hyperlink>
      <w:r>
        <w:rPr>
          <w:lang w:val="en-GB"/>
        </w:rPr>
        <w:t xml:space="preserve">. The installation can bring a bit of trouble if you don’t understand what each command does, for example, it’s important to have docker compose running and you try to build the </w:t>
      </w:r>
      <w:r w:rsidR="00656181">
        <w:rPr>
          <w:lang w:val="en-GB"/>
        </w:rPr>
        <w:t>WordPress</w:t>
      </w:r>
      <w:r>
        <w:rPr>
          <w:lang w:val="en-GB"/>
        </w:rPr>
        <w:t xml:space="preserve"> container but depending of the tutorial you follow, you don’t check that. </w:t>
      </w:r>
      <w:r w:rsidR="00EA07CC">
        <w:rPr>
          <w:lang w:val="en-GB"/>
        </w:rPr>
        <w:t>When</w:t>
      </w:r>
      <w:r>
        <w:rPr>
          <w:lang w:val="en-GB"/>
        </w:rPr>
        <w:t xml:space="preserve"> the ec2 instance restarts, you need to run </w:t>
      </w:r>
      <w:r w:rsidR="00EA07CC">
        <w:rPr>
          <w:lang w:val="en-GB"/>
        </w:rPr>
        <w:t>a command to start docker or you simply run a command to configure docker to start every time an ec2 instance restarts.</w:t>
      </w:r>
    </w:p>
    <w:p w14:paraId="772B5247" w14:textId="540055F1" w:rsidR="00EA07CC" w:rsidRDefault="00EA07CC" w:rsidP="001211BA">
      <w:pPr>
        <w:jc w:val="both"/>
        <w:rPr>
          <w:lang w:val="en-GB"/>
        </w:rPr>
      </w:pPr>
    </w:p>
    <w:p w14:paraId="2BEDEAF9" w14:textId="1EC87599" w:rsidR="00EA07CC" w:rsidRDefault="00EA07CC" w:rsidP="001211BA">
      <w:pPr>
        <w:jc w:val="both"/>
        <w:rPr>
          <w:i/>
          <w:iCs/>
          <w:lang w:val="en-GB"/>
        </w:rPr>
      </w:pPr>
      <w:r>
        <w:rPr>
          <w:lang w:val="en-GB"/>
        </w:rPr>
        <w:t xml:space="preserve">Command: </w:t>
      </w:r>
      <w:proofErr w:type="spellStart"/>
      <w:r w:rsidRPr="00EA07CC">
        <w:rPr>
          <w:i/>
          <w:iCs/>
          <w:lang w:val="en-GB"/>
        </w:rPr>
        <w:t>sudo</w:t>
      </w:r>
      <w:proofErr w:type="spellEnd"/>
      <w:r w:rsidRPr="00EA07CC">
        <w:rPr>
          <w:i/>
          <w:iCs/>
          <w:lang w:val="en-GB"/>
        </w:rPr>
        <w:t xml:space="preserve"> </w:t>
      </w:r>
      <w:proofErr w:type="spellStart"/>
      <w:r w:rsidRPr="00EA07CC">
        <w:rPr>
          <w:i/>
          <w:iCs/>
          <w:lang w:val="en-GB"/>
        </w:rPr>
        <w:t>chkconfig</w:t>
      </w:r>
      <w:proofErr w:type="spellEnd"/>
      <w:r w:rsidRPr="00EA07CC">
        <w:rPr>
          <w:i/>
          <w:iCs/>
          <w:lang w:val="en-GB"/>
        </w:rPr>
        <w:t xml:space="preserve"> docker on</w:t>
      </w:r>
    </w:p>
    <w:p w14:paraId="0B542FD9" w14:textId="37BC5353" w:rsidR="00C13EA2" w:rsidRDefault="00C13EA2" w:rsidP="001211BA">
      <w:pPr>
        <w:jc w:val="both"/>
        <w:rPr>
          <w:i/>
          <w:iCs/>
          <w:lang w:val="en-GB"/>
        </w:rPr>
      </w:pPr>
    </w:p>
    <w:p w14:paraId="4ED57988" w14:textId="047E1B7B" w:rsidR="00C13EA2" w:rsidRDefault="00C13EA2" w:rsidP="001211BA">
      <w:pPr>
        <w:jc w:val="both"/>
        <w:rPr>
          <w:lang w:val="en-GB"/>
        </w:rPr>
      </w:pPr>
      <w:r>
        <w:rPr>
          <w:lang w:val="en-GB"/>
        </w:rPr>
        <w:t xml:space="preserve">It’s very important to use elastic IP when you are configuring your public VM because it allows you to use the same IP address which is very important when configuring your </w:t>
      </w:r>
      <w:proofErr w:type="spellStart"/>
      <w:r>
        <w:rPr>
          <w:lang w:val="en-GB"/>
        </w:rPr>
        <w:t>Wordpress</w:t>
      </w:r>
      <w:proofErr w:type="spellEnd"/>
      <w:r>
        <w:rPr>
          <w:lang w:val="en-GB"/>
        </w:rPr>
        <w:t xml:space="preserve"> container. </w:t>
      </w:r>
    </w:p>
    <w:p w14:paraId="74F0F1E8" w14:textId="77777777" w:rsidR="00C13EA2" w:rsidRDefault="00C13EA2" w:rsidP="001211BA">
      <w:pPr>
        <w:jc w:val="both"/>
        <w:rPr>
          <w:lang w:val="en-GB"/>
        </w:rPr>
      </w:pPr>
    </w:p>
    <w:p w14:paraId="5F8743C2" w14:textId="0FB999B8" w:rsidR="00C13EA2" w:rsidRDefault="00C13EA2" w:rsidP="009F2DC3">
      <w:pPr>
        <w:jc w:val="center"/>
        <w:rPr>
          <w:lang w:val="en-GB"/>
        </w:rPr>
      </w:pPr>
      <w:r>
        <w:rPr>
          <w:noProof/>
          <w:lang w:val="en-GB"/>
        </w:rPr>
        <w:drawing>
          <wp:inline distT="0" distB="0" distL="0" distR="0" wp14:anchorId="00072E91" wp14:editId="47C0BF79">
            <wp:extent cx="4343400" cy="1761709"/>
            <wp:effectExtent l="0" t="0" r="0" b="381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6-01 at 10.22.4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59006" cy="1768039"/>
                    </a:xfrm>
                    <a:prstGeom prst="rect">
                      <a:avLst/>
                    </a:prstGeom>
                  </pic:spPr>
                </pic:pic>
              </a:graphicData>
            </a:graphic>
          </wp:inline>
        </w:drawing>
      </w:r>
    </w:p>
    <w:p w14:paraId="5E4AD673" w14:textId="68B02A8A" w:rsidR="00C13EA2" w:rsidRDefault="00C13EA2" w:rsidP="001211BA">
      <w:pPr>
        <w:jc w:val="both"/>
        <w:rPr>
          <w:lang w:val="en-GB"/>
        </w:rPr>
      </w:pPr>
    </w:p>
    <w:p w14:paraId="495CDF8D" w14:textId="50031FAF" w:rsidR="00C13EA2" w:rsidRDefault="00C13EA2" w:rsidP="009F2DC3">
      <w:pPr>
        <w:jc w:val="center"/>
        <w:rPr>
          <w:lang w:val="en-GB"/>
        </w:rPr>
      </w:pPr>
      <w:r>
        <w:rPr>
          <w:noProof/>
          <w:lang w:val="en-GB"/>
        </w:rPr>
        <w:drawing>
          <wp:inline distT="0" distB="0" distL="0" distR="0" wp14:anchorId="1CDCEFDD" wp14:editId="6F388084">
            <wp:extent cx="4465864" cy="761958"/>
            <wp:effectExtent l="0" t="0" r="0" b="63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6-01 at 10.24.2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88787" cy="765869"/>
                    </a:xfrm>
                    <a:prstGeom prst="rect">
                      <a:avLst/>
                    </a:prstGeom>
                  </pic:spPr>
                </pic:pic>
              </a:graphicData>
            </a:graphic>
          </wp:inline>
        </w:drawing>
      </w:r>
    </w:p>
    <w:p w14:paraId="22E367CC" w14:textId="321CBC6F" w:rsidR="00C13EA2" w:rsidRDefault="00C13EA2" w:rsidP="001211BA">
      <w:pPr>
        <w:jc w:val="both"/>
        <w:rPr>
          <w:lang w:val="en-GB"/>
        </w:rPr>
      </w:pPr>
    </w:p>
    <w:p w14:paraId="1375B044" w14:textId="2BD17237" w:rsidR="00C13EA2" w:rsidRDefault="00C13EA2" w:rsidP="001211BA">
      <w:pPr>
        <w:jc w:val="both"/>
        <w:rPr>
          <w:lang w:val="en-GB"/>
        </w:rPr>
      </w:pPr>
      <w:r>
        <w:rPr>
          <w:lang w:val="en-GB"/>
        </w:rPr>
        <w:t xml:space="preserve">My </w:t>
      </w:r>
      <w:r w:rsidR="00656181">
        <w:rPr>
          <w:lang w:val="en-GB"/>
        </w:rPr>
        <w:t>WordPress</w:t>
      </w:r>
      <w:r>
        <w:rPr>
          <w:lang w:val="en-GB"/>
        </w:rPr>
        <w:t xml:space="preserve"> container will be access at port 8080. We need to configure this port in the security group inbound ports.</w:t>
      </w:r>
    </w:p>
    <w:p w14:paraId="1D177F59" w14:textId="77777777" w:rsidR="00797F78" w:rsidRDefault="00797F78" w:rsidP="001211BA">
      <w:pPr>
        <w:jc w:val="both"/>
        <w:rPr>
          <w:lang w:val="en-GB"/>
        </w:rPr>
      </w:pPr>
    </w:p>
    <w:p w14:paraId="78C2DC50" w14:textId="5BE8572B" w:rsidR="00656181" w:rsidRDefault="00656181" w:rsidP="001211BA">
      <w:pPr>
        <w:jc w:val="both"/>
        <w:rPr>
          <w:lang w:val="en-GB"/>
        </w:rPr>
      </w:pPr>
      <w:r>
        <w:rPr>
          <w:lang w:val="en-GB"/>
        </w:rPr>
        <w:t xml:space="preserve">Now, I have </w:t>
      </w:r>
      <w:r w:rsidR="007234C4">
        <w:rPr>
          <w:lang w:val="en-GB"/>
        </w:rPr>
        <w:t>an</w:t>
      </w:r>
      <w:r>
        <w:rPr>
          <w:lang w:val="en-GB"/>
        </w:rPr>
        <w:t xml:space="preserve"> </w:t>
      </w:r>
      <w:r w:rsidR="007234C4">
        <w:rPr>
          <w:lang w:val="en-GB"/>
        </w:rPr>
        <w:t xml:space="preserve">ec2 instance with </w:t>
      </w:r>
      <w:proofErr w:type="spellStart"/>
      <w:r w:rsidR="007234C4">
        <w:rPr>
          <w:lang w:val="en-GB"/>
        </w:rPr>
        <w:t>wordpress</w:t>
      </w:r>
      <w:proofErr w:type="spellEnd"/>
      <w:r w:rsidR="007234C4">
        <w:rPr>
          <w:lang w:val="en-GB"/>
        </w:rPr>
        <w:t xml:space="preserve"> and </w:t>
      </w:r>
      <w:proofErr w:type="spellStart"/>
      <w:r w:rsidR="007234C4">
        <w:rPr>
          <w:lang w:val="en-GB"/>
        </w:rPr>
        <w:t>mysql</w:t>
      </w:r>
      <w:proofErr w:type="spellEnd"/>
      <w:r w:rsidR="007234C4">
        <w:rPr>
          <w:lang w:val="en-GB"/>
        </w:rPr>
        <w:t xml:space="preserve"> database (in an RDS instance) running. The next step is to create an AMI image that will be used later by the auto scaler. </w:t>
      </w:r>
      <w:r w:rsidR="00797F78">
        <w:rPr>
          <w:lang w:val="en-GB"/>
        </w:rPr>
        <w:t>The new ec2 instances will be launched in a private subnet later without access which means we need to configure everything before setting load balancer and auto scaler.</w:t>
      </w:r>
    </w:p>
    <w:p w14:paraId="7B64FA2A" w14:textId="77777777" w:rsidR="00797F78" w:rsidRPr="00C13EA2" w:rsidRDefault="00797F78" w:rsidP="001211BA">
      <w:pPr>
        <w:jc w:val="both"/>
        <w:rPr>
          <w:lang w:val="en-GB"/>
        </w:rPr>
      </w:pPr>
    </w:p>
    <w:p w14:paraId="45806FD5" w14:textId="648EED0A" w:rsidR="00012311" w:rsidRDefault="00797F78" w:rsidP="001211BA">
      <w:pPr>
        <w:jc w:val="both"/>
        <w:rPr>
          <w:lang w:val="en-GB"/>
        </w:rPr>
      </w:pPr>
      <w:r>
        <w:rPr>
          <w:noProof/>
          <w:lang w:val="en-GB"/>
        </w:rPr>
        <w:drawing>
          <wp:inline distT="0" distB="0" distL="0" distR="0" wp14:anchorId="304E7E03" wp14:editId="090690A9">
            <wp:extent cx="5731510" cy="283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6-01 at 10.32.0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3845"/>
                    </a:xfrm>
                    <a:prstGeom prst="rect">
                      <a:avLst/>
                    </a:prstGeom>
                  </pic:spPr>
                </pic:pic>
              </a:graphicData>
            </a:graphic>
          </wp:inline>
        </w:drawing>
      </w:r>
    </w:p>
    <w:p w14:paraId="5FECB8E6" w14:textId="7F2ED5B7" w:rsidR="00C80F0D" w:rsidRPr="003B655A" w:rsidRDefault="00C80F0D" w:rsidP="00C80F0D">
      <w:pPr>
        <w:jc w:val="both"/>
        <w:rPr>
          <w:b/>
          <w:bCs/>
          <w:lang w:val="en-GB"/>
        </w:rPr>
      </w:pPr>
      <w:r w:rsidRPr="003B655A">
        <w:rPr>
          <w:b/>
          <w:bCs/>
          <w:lang w:val="en-GB"/>
        </w:rPr>
        <w:t>Auto Scaling</w:t>
      </w:r>
      <w:r w:rsidR="003B655A">
        <w:rPr>
          <w:b/>
          <w:bCs/>
          <w:lang w:val="en-GB"/>
        </w:rPr>
        <w:t>:</w:t>
      </w:r>
    </w:p>
    <w:p w14:paraId="3F775F47" w14:textId="618F0474" w:rsidR="00C80F0D" w:rsidRDefault="00C80F0D" w:rsidP="00C80F0D">
      <w:pPr>
        <w:jc w:val="both"/>
        <w:rPr>
          <w:lang w:val="en-GB"/>
        </w:rPr>
      </w:pPr>
    </w:p>
    <w:p w14:paraId="46AAB1ED" w14:textId="0120A5DE" w:rsidR="00C80F0D" w:rsidRDefault="00C80F0D" w:rsidP="00C80F0D">
      <w:pPr>
        <w:jc w:val="both"/>
        <w:rPr>
          <w:lang w:val="en-GB"/>
        </w:rPr>
      </w:pPr>
      <w:r>
        <w:rPr>
          <w:lang w:val="en-GB"/>
        </w:rPr>
        <w:t xml:space="preserve">Auto scaling allows me to automatically launch ec2 instances when the traffic in my web application increases or decreases. Also, I can set the number of instances I will be using. For this project I created an auto scaler </w:t>
      </w:r>
      <w:r w:rsidR="00AC0415">
        <w:rPr>
          <w:lang w:val="en-GB"/>
        </w:rPr>
        <w:t>that initially</w:t>
      </w:r>
      <w:r>
        <w:rPr>
          <w:lang w:val="en-GB"/>
        </w:rPr>
        <w:t xml:space="preserve"> is using 2 ec2 instances and I can increase by one if the traffic </w:t>
      </w:r>
      <w:r w:rsidR="00AC0415">
        <w:rPr>
          <w:lang w:val="en-GB"/>
        </w:rPr>
        <w:t xml:space="preserve">goes over 60% and I can decrease by one instance if traffic goes down 20%. Auto scaling is using my AMI </w:t>
      </w:r>
      <w:proofErr w:type="spellStart"/>
      <w:r w:rsidR="00AC0415">
        <w:rPr>
          <w:lang w:val="en-GB"/>
        </w:rPr>
        <w:t>image_wordpress</w:t>
      </w:r>
      <w:proofErr w:type="spellEnd"/>
      <w:r w:rsidR="00AC0415">
        <w:rPr>
          <w:lang w:val="en-GB"/>
        </w:rPr>
        <w:t xml:space="preserve"> to create the new instances.</w:t>
      </w:r>
    </w:p>
    <w:p w14:paraId="5C87D74A" w14:textId="77777777" w:rsidR="00AC0415" w:rsidRDefault="00AC0415" w:rsidP="00C80F0D">
      <w:pPr>
        <w:jc w:val="both"/>
        <w:rPr>
          <w:lang w:val="en-GB"/>
        </w:rPr>
      </w:pPr>
    </w:p>
    <w:p w14:paraId="1F4F6AFB" w14:textId="42FA5745" w:rsidR="00AC0415" w:rsidRDefault="00AC0415" w:rsidP="00C80F0D">
      <w:pPr>
        <w:jc w:val="both"/>
        <w:rPr>
          <w:lang w:val="en-GB"/>
        </w:rPr>
      </w:pPr>
      <w:r>
        <w:rPr>
          <w:noProof/>
          <w:lang w:val="en-GB"/>
        </w:rPr>
        <w:drawing>
          <wp:inline distT="0" distB="0" distL="0" distR="0" wp14:anchorId="18F2D473" wp14:editId="53370752">
            <wp:extent cx="5731510" cy="2522220"/>
            <wp:effectExtent l="0" t="0" r="0" b="508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6-01 at 10.49.0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22220"/>
                    </a:xfrm>
                    <a:prstGeom prst="rect">
                      <a:avLst/>
                    </a:prstGeom>
                  </pic:spPr>
                </pic:pic>
              </a:graphicData>
            </a:graphic>
          </wp:inline>
        </w:drawing>
      </w:r>
    </w:p>
    <w:p w14:paraId="5A2887C0" w14:textId="625B2113" w:rsidR="00C80F0D" w:rsidRDefault="00C80F0D" w:rsidP="001211BA">
      <w:pPr>
        <w:jc w:val="both"/>
        <w:rPr>
          <w:lang w:val="en-GB"/>
        </w:rPr>
      </w:pPr>
    </w:p>
    <w:p w14:paraId="5D10D07C" w14:textId="10C246FB" w:rsidR="00AC0415" w:rsidRDefault="00AC0415" w:rsidP="001211BA">
      <w:pPr>
        <w:jc w:val="both"/>
        <w:rPr>
          <w:lang w:val="en-GB"/>
        </w:rPr>
      </w:pPr>
      <w:r>
        <w:rPr>
          <w:lang w:val="en-GB"/>
        </w:rPr>
        <w:lastRenderedPageBreak/>
        <w:t xml:space="preserve">As you can see </w:t>
      </w:r>
      <w:r w:rsidR="00CB5EDB">
        <w:rPr>
          <w:lang w:val="en-GB"/>
        </w:rPr>
        <w:t>below, I</w:t>
      </w:r>
      <w:r>
        <w:rPr>
          <w:lang w:val="en-GB"/>
        </w:rPr>
        <w:t xml:space="preserve"> am using two availability zones with minimum of 2 instances (one per zone) and maximum of 6 instances.</w:t>
      </w:r>
    </w:p>
    <w:p w14:paraId="184AD177" w14:textId="09527F9A" w:rsidR="00AC0415" w:rsidRDefault="00AC0415" w:rsidP="001211BA">
      <w:pPr>
        <w:jc w:val="both"/>
        <w:rPr>
          <w:lang w:val="en-GB"/>
        </w:rPr>
      </w:pPr>
    </w:p>
    <w:p w14:paraId="3CF5E15B" w14:textId="148F4322" w:rsidR="00AC0415" w:rsidRDefault="00AC0415" w:rsidP="009F2DC3">
      <w:pPr>
        <w:jc w:val="center"/>
        <w:rPr>
          <w:lang w:val="en-GB"/>
        </w:rPr>
      </w:pPr>
      <w:r>
        <w:rPr>
          <w:noProof/>
          <w:lang w:val="en-GB"/>
        </w:rPr>
        <w:drawing>
          <wp:inline distT="0" distB="0" distL="0" distR="0" wp14:anchorId="5E11472C" wp14:editId="5FD318DC">
            <wp:extent cx="4180114" cy="1738550"/>
            <wp:effectExtent l="0" t="0" r="0" b="1905"/>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6-01 at 10.50.3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95844" cy="1745092"/>
                    </a:xfrm>
                    <a:prstGeom prst="rect">
                      <a:avLst/>
                    </a:prstGeom>
                  </pic:spPr>
                </pic:pic>
              </a:graphicData>
            </a:graphic>
          </wp:inline>
        </w:drawing>
      </w:r>
    </w:p>
    <w:p w14:paraId="570F3AF4" w14:textId="46EE0DE9" w:rsidR="00CB5EDB" w:rsidRDefault="00CB5EDB" w:rsidP="001211BA">
      <w:pPr>
        <w:jc w:val="both"/>
        <w:rPr>
          <w:lang w:val="en-GB"/>
        </w:rPr>
      </w:pPr>
      <w:r>
        <w:rPr>
          <w:lang w:val="en-GB"/>
        </w:rPr>
        <w:t>Auto scaler launched my two ec2 instances right after I configured auto scaling group.</w:t>
      </w:r>
    </w:p>
    <w:p w14:paraId="4CA29146" w14:textId="52370A92" w:rsidR="00AC0415" w:rsidRPr="00723F16" w:rsidRDefault="00CB5EDB" w:rsidP="00723F16">
      <w:pPr>
        <w:jc w:val="center"/>
      </w:pPr>
      <w:r>
        <w:rPr>
          <w:noProof/>
        </w:rPr>
        <w:drawing>
          <wp:inline distT="0" distB="0" distL="0" distR="0" wp14:anchorId="14089286" wp14:editId="1DDB0CCB">
            <wp:extent cx="5216979" cy="539847"/>
            <wp:effectExtent l="0" t="0" r="31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6-01 at 10.54.0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45531" cy="542802"/>
                    </a:xfrm>
                    <a:prstGeom prst="rect">
                      <a:avLst/>
                    </a:prstGeom>
                  </pic:spPr>
                </pic:pic>
              </a:graphicData>
            </a:graphic>
          </wp:inline>
        </w:drawing>
      </w:r>
    </w:p>
    <w:p w14:paraId="409366D8" w14:textId="71DD312D" w:rsidR="00797F78" w:rsidRDefault="00797F78" w:rsidP="001211BA">
      <w:pPr>
        <w:jc w:val="both"/>
        <w:rPr>
          <w:lang w:val="en-GB"/>
        </w:rPr>
      </w:pPr>
    </w:p>
    <w:p w14:paraId="074B4077" w14:textId="7A10D14E" w:rsidR="00797F78" w:rsidRPr="003B655A" w:rsidRDefault="00797F78" w:rsidP="00797F78">
      <w:pPr>
        <w:jc w:val="both"/>
        <w:rPr>
          <w:b/>
          <w:bCs/>
          <w:lang w:val="en-GB"/>
        </w:rPr>
      </w:pPr>
      <w:r w:rsidRPr="003B655A">
        <w:rPr>
          <w:b/>
          <w:bCs/>
          <w:lang w:val="en-GB"/>
        </w:rPr>
        <w:t>Load Balancer</w:t>
      </w:r>
      <w:r w:rsidR="003B655A">
        <w:rPr>
          <w:b/>
          <w:bCs/>
          <w:lang w:val="en-GB"/>
        </w:rPr>
        <w:t>:</w:t>
      </w:r>
    </w:p>
    <w:p w14:paraId="1B8BA666" w14:textId="577B680D" w:rsidR="00797F78" w:rsidRDefault="00797F78" w:rsidP="00797F78">
      <w:pPr>
        <w:jc w:val="both"/>
        <w:rPr>
          <w:lang w:val="en-GB"/>
        </w:rPr>
      </w:pPr>
    </w:p>
    <w:p w14:paraId="204227A9" w14:textId="77777777" w:rsidR="00797F78" w:rsidRPr="00797F78" w:rsidRDefault="00797F78" w:rsidP="004D4E18">
      <w:pPr>
        <w:jc w:val="both"/>
        <w:rPr>
          <w:lang w:val="en-GB"/>
        </w:rPr>
      </w:pPr>
      <w:r w:rsidRPr="00797F78">
        <w:rPr>
          <w:lang w:val="en-GB"/>
        </w:rPr>
        <w:t>A load balancer distributes incoming application traffic across multiple EC2 instances in multiple Availability Zones. This increases the fault tolerance of your applications. Elastic Load Balancing detects unhealthy instances and routes traffic only to healthy instances.</w:t>
      </w:r>
    </w:p>
    <w:p w14:paraId="24F85204" w14:textId="77777777" w:rsidR="00797F78" w:rsidRPr="00797F78" w:rsidRDefault="00797F78" w:rsidP="004D4E18">
      <w:pPr>
        <w:jc w:val="both"/>
        <w:rPr>
          <w:lang w:val="en-GB"/>
        </w:rPr>
      </w:pPr>
    </w:p>
    <w:p w14:paraId="3453A220" w14:textId="59EEA821" w:rsidR="00797F78" w:rsidRDefault="00797F78" w:rsidP="004D4E18">
      <w:pPr>
        <w:jc w:val="both"/>
        <w:rPr>
          <w:lang w:val="en-GB"/>
        </w:rPr>
      </w:pPr>
      <w:r w:rsidRPr="00797F78">
        <w:rPr>
          <w:lang w:val="en-GB"/>
        </w:rPr>
        <w:t>Your load balancer serves as a single point of contact for clients. This increases the availability of your application.</w:t>
      </w:r>
    </w:p>
    <w:p w14:paraId="33B4E330" w14:textId="059E4F58" w:rsidR="00797F78" w:rsidRDefault="00797F78" w:rsidP="004D4E18">
      <w:pPr>
        <w:jc w:val="both"/>
        <w:rPr>
          <w:lang w:val="en-GB"/>
        </w:rPr>
      </w:pPr>
    </w:p>
    <w:p w14:paraId="25568669" w14:textId="1D170888" w:rsidR="00C668F0" w:rsidRDefault="00C668F0" w:rsidP="004D4E18">
      <w:pPr>
        <w:jc w:val="both"/>
        <w:rPr>
          <w:lang w:val="en-GB"/>
        </w:rPr>
      </w:pPr>
      <w:r>
        <w:rPr>
          <w:lang w:val="en-GB"/>
        </w:rPr>
        <w:t xml:space="preserve">I set the load balancer using the </w:t>
      </w:r>
      <w:r w:rsidR="00C80F0D">
        <w:rPr>
          <w:lang w:val="en-GB"/>
        </w:rPr>
        <w:t>class tutorial. The DNS (</w:t>
      </w:r>
      <w:r w:rsidR="00C80F0D">
        <w:rPr>
          <w:rFonts w:ascii="Helvetica Neue" w:hAnsi="Helvetica Neue"/>
          <w:color w:val="444444"/>
          <w:sz w:val="21"/>
          <w:szCs w:val="21"/>
          <w:shd w:val="clear" w:color="auto" w:fill="FFFFFF"/>
        </w:rPr>
        <w:t>elb-1221065641.us-east-1.elb.amazonaws.com: port</w:t>
      </w:r>
      <w:r w:rsidR="00C80F0D">
        <w:rPr>
          <w:lang w:val="en-GB"/>
        </w:rPr>
        <w:t xml:space="preserve">) is used to access the web application so I had to update my database site </w:t>
      </w:r>
      <w:proofErr w:type="spellStart"/>
      <w:r w:rsidR="00C80F0D">
        <w:rPr>
          <w:lang w:val="en-GB"/>
        </w:rPr>
        <w:t>url</w:t>
      </w:r>
      <w:proofErr w:type="spellEnd"/>
      <w:r w:rsidR="00C80F0D">
        <w:rPr>
          <w:lang w:val="en-GB"/>
        </w:rPr>
        <w:t xml:space="preserve"> and home for my </w:t>
      </w:r>
      <w:proofErr w:type="spellStart"/>
      <w:r w:rsidR="00C80F0D">
        <w:rPr>
          <w:lang w:val="en-GB"/>
        </w:rPr>
        <w:t>wordpress</w:t>
      </w:r>
      <w:proofErr w:type="spellEnd"/>
      <w:r w:rsidR="00C80F0D">
        <w:rPr>
          <w:lang w:val="en-GB"/>
        </w:rPr>
        <w:t xml:space="preserve">. The DNS name was given by AWS. </w:t>
      </w:r>
    </w:p>
    <w:p w14:paraId="551737E2" w14:textId="77777777" w:rsidR="00C80F0D" w:rsidRDefault="00C80F0D" w:rsidP="00C80F0D">
      <w:pPr>
        <w:rPr>
          <w:lang w:val="en-GB"/>
        </w:rPr>
      </w:pPr>
    </w:p>
    <w:p w14:paraId="70E4BAD6" w14:textId="0D1110B9" w:rsidR="00C80F0D" w:rsidRDefault="00C80F0D" w:rsidP="009F2DC3">
      <w:pPr>
        <w:jc w:val="center"/>
        <w:rPr>
          <w:lang w:val="en-GB"/>
        </w:rPr>
      </w:pPr>
      <w:r>
        <w:rPr>
          <w:noProof/>
        </w:rPr>
        <w:drawing>
          <wp:inline distT="0" distB="0" distL="0" distR="0" wp14:anchorId="27B4073A" wp14:editId="69BE205E">
            <wp:extent cx="4400550" cy="2031098"/>
            <wp:effectExtent l="0" t="0" r="0" b="127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6-01 at 10.37.3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07994" cy="2034534"/>
                    </a:xfrm>
                    <a:prstGeom prst="rect">
                      <a:avLst/>
                    </a:prstGeom>
                  </pic:spPr>
                </pic:pic>
              </a:graphicData>
            </a:graphic>
          </wp:inline>
        </w:drawing>
      </w:r>
    </w:p>
    <w:p w14:paraId="62BB3869" w14:textId="04B65C9C" w:rsidR="00C80F0D" w:rsidRDefault="00C80F0D" w:rsidP="00C80F0D">
      <w:pPr>
        <w:rPr>
          <w:lang w:val="en-GB"/>
        </w:rPr>
      </w:pPr>
    </w:p>
    <w:p w14:paraId="630B8803" w14:textId="20483CDD" w:rsidR="00C80F0D" w:rsidRDefault="00C80F0D" w:rsidP="00C80F0D">
      <w:pPr>
        <w:rPr>
          <w:lang w:val="en-GB"/>
        </w:rPr>
      </w:pPr>
      <w:r>
        <w:rPr>
          <w:lang w:val="en-GB"/>
        </w:rPr>
        <w:t>By default, AWS uses port 80 for HTTP application, but I am using port 8080 as mentioned before. Listeners are responsible for calling the right target group that will select the proper ec2 instances. In my case, I created a listener for the port 8080 forwarding to target group elb8080.</w:t>
      </w:r>
    </w:p>
    <w:p w14:paraId="44EEC645" w14:textId="3E2E7ADF" w:rsidR="00C80F0D" w:rsidRDefault="00C80F0D" w:rsidP="009F2DC3">
      <w:pPr>
        <w:jc w:val="center"/>
      </w:pPr>
      <w:r>
        <w:rPr>
          <w:noProof/>
        </w:rPr>
        <w:lastRenderedPageBreak/>
        <w:drawing>
          <wp:inline distT="0" distB="0" distL="0" distR="0" wp14:anchorId="25844511" wp14:editId="3249ED73">
            <wp:extent cx="4278086" cy="1589708"/>
            <wp:effectExtent l="0" t="0" r="190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6-01 at 10.37.4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87717" cy="1593287"/>
                    </a:xfrm>
                    <a:prstGeom prst="rect">
                      <a:avLst/>
                    </a:prstGeom>
                  </pic:spPr>
                </pic:pic>
              </a:graphicData>
            </a:graphic>
          </wp:inline>
        </w:drawing>
      </w:r>
    </w:p>
    <w:p w14:paraId="182C9AF9" w14:textId="024213C2" w:rsidR="004D4E18" w:rsidRDefault="004D4E18" w:rsidP="00C80F0D"/>
    <w:p w14:paraId="3BFCB006" w14:textId="740E2470" w:rsidR="004D4E18" w:rsidRDefault="004D4E18" w:rsidP="00C80F0D">
      <w:r>
        <w:t>Current URL:</w:t>
      </w:r>
    </w:p>
    <w:p w14:paraId="6902292B" w14:textId="77777777" w:rsidR="004D4E18" w:rsidRDefault="004D4E18" w:rsidP="00C80F0D"/>
    <w:p w14:paraId="5A36C30C" w14:textId="77777777" w:rsidR="004D4E18" w:rsidRDefault="003945CE" w:rsidP="004D4E18">
      <w:hyperlink r:id="rId23" w:history="1">
        <w:r w:rsidR="004D4E18">
          <w:rPr>
            <w:rStyle w:val="Hyperlink"/>
          </w:rPr>
          <w:t>http://elb-1221065641.us-east-1.elb.amazonaws.com:8080/</w:t>
        </w:r>
      </w:hyperlink>
    </w:p>
    <w:p w14:paraId="3692A787" w14:textId="77777777" w:rsidR="004D4E18" w:rsidRDefault="004D4E18" w:rsidP="00C80F0D"/>
    <w:p w14:paraId="382D13DE" w14:textId="1F5AA25E" w:rsidR="006470F1" w:rsidRPr="009F2DC3" w:rsidRDefault="009138DF" w:rsidP="00723F16">
      <w:pPr>
        <w:jc w:val="center"/>
        <w:rPr>
          <w:rFonts w:eastAsiaTheme="majorEastAsia"/>
          <w:color w:val="2F5496" w:themeColor="accent1" w:themeShade="BF"/>
          <w:sz w:val="26"/>
          <w:szCs w:val="26"/>
          <w:lang w:val="en-GB"/>
        </w:rPr>
      </w:pPr>
      <w:r w:rsidRPr="009F2DC3">
        <w:rPr>
          <w:rFonts w:eastAsiaTheme="majorEastAsia"/>
          <w:color w:val="2F5496" w:themeColor="accent1" w:themeShade="BF"/>
          <w:sz w:val="26"/>
          <w:szCs w:val="26"/>
          <w:lang w:val="en-GB"/>
        </w:rPr>
        <w:t>WEB Application</w:t>
      </w:r>
    </w:p>
    <w:p w14:paraId="5EC2AC92" w14:textId="77777777" w:rsidR="00863890" w:rsidRPr="00863890" w:rsidRDefault="00863890" w:rsidP="00863890">
      <w:pPr>
        <w:rPr>
          <w:lang w:val="en-GB"/>
        </w:rPr>
      </w:pPr>
    </w:p>
    <w:p w14:paraId="3499DD2F" w14:textId="1C0D294C" w:rsidR="00232D8A" w:rsidRPr="00232D8A" w:rsidRDefault="00232D8A" w:rsidP="003B4DFA">
      <w:pPr>
        <w:jc w:val="both"/>
        <w:rPr>
          <w:lang w:val="en-GB"/>
        </w:rPr>
      </w:pPr>
      <w:r>
        <w:rPr>
          <w:lang w:val="en-GB"/>
        </w:rPr>
        <w:t xml:space="preserve">My web application is created in </w:t>
      </w:r>
      <w:proofErr w:type="spellStart"/>
      <w:r>
        <w:rPr>
          <w:lang w:val="en-GB"/>
        </w:rPr>
        <w:t>Wordpress</w:t>
      </w:r>
      <w:proofErr w:type="spellEnd"/>
      <w:r>
        <w:rPr>
          <w:lang w:val="en-GB"/>
        </w:rPr>
        <w:t xml:space="preserve"> with </w:t>
      </w:r>
      <w:r w:rsidR="00B74CFD">
        <w:rPr>
          <w:lang w:val="en-GB"/>
        </w:rPr>
        <w:t>the theme Astra and a few plugins such as editor text Gutenberg and forms creator WP-forms. The HOME page contains a bit of information about the DBS student union. The news page is a blog page with a few posts. The About us page provides more information about DBS student union and Contact us page contains a form that anyone can send queries to the admin.</w:t>
      </w:r>
      <w:r w:rsidR="003B4DFA">
        <w:rPr>
          <w:lang w:val="en-GB"/>
        </w:rPr>
        <w:t xml:space="preserve"> </w:t>
      </w:r>
    </w:p>
    <w:p w14:paraId="10E6D8F7" w14:textId="2480B259" w:rsidR="006470F1" w:rsidRDefault="006470F1" w:rsidP="001211BA">
      <w:pPr>
        <w:jc w:val="both"/>
        <w:rPr>
          <w:lang w:val="en-GB"/>
        </w:rPr>
      </w:pPr>
    </w:p>
    <w:p w14:paraId="2A2EB8EE" w14:textId="056A347B" w:rsidR="00232D8A" w:rsidRDefault="00232D8A" w:rsidP="009F2DC3">
      <w:pPr>
        <w:jc w:val="center"/>
        <w:rPr>
          <w:lang w:val="en-GB"/>
        </w:rPr>
      </w:pPr>
      <w:r>
        <w:rPr>
          <w:noProof/>
          <w:lang w:val="en-GB"/>
        </w:rPr>
        <w:drawing>
          <wp:inline distT="0" distB="0" distL="0" distR="0" wp14:anchorId="6EDE8793" wp14:editId="60CA5CC7">
            <wp:extent cx="4310743" cy="2424733"/>
            <wp:effectExtent l="0" t="0" r="0" b="1270"/>
            <wp:docPr id="24" name="Picture 24" descr="A group of people looking at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20200517-WA004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19580" cy="2429704"/>
                    </a:xfrm>
                    <a:prstGeom prst="rect">
                      <a:avLst/>
                    </a:prstGeom>
                  </pic:spPr>
                </pic:pic>
              </a:graphicData>
            </a:graphic>
          </wp:inline>
        </w:drawing>
      </w:r>
    </w:p>
    <w:p w14:paraId="566C0F13" w14:textId="77590471" w:rsidR="00232D8A" w:rsidRDefault="00232D8A" w:rsidP="009F2DC3">
      <w:pPr>
        <w:jc w:val="center"/>
        <w:rPr>
          <w:lang w:val="en-GB"/>
        </w:rPr>
      </w:pPr>
      <w:r>
        <w:rPr>
          <w:noProof/>
          <w:lang w:val="en-GB"/>
        </w:rPr>
        <w:drawing>
          <wp:inline distT="0" distB="0" distL="0" distR="0" wp14:anchorId="2D0C6B59" wp14:editId="7EDB0E49">
            <wp:extent cx="3722915" cy="2094088"/>
            <wp:effectExtent l="0" t="0" r="0" b="1905"/>
            <wp:docPr id="25" name="Picture 2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20200517-WA004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31925" cy="2099156"/>
                    </a:xfrm>
                    <a:prstGeom prst="rect">
                      <a:avLst/>
                    </a:prstGeom>
                  </pic:spPr>
                </pic:pic>
              </a:graphicData>
            </a:graphic>
          </wp:inline>
        </w:drawing>
      </w:r>
    </w:p>
    <w:p w14:paraId="7846D8E5" w14:textId="6D634975" w:rsidR="00232D8A" w:rsidRDefault="00232D8A" w:rsidP="009F2DC3">
      <w:pPr>
        <w:jc w:val="center"/>
        <w:rPr>
          <w:lang w:val="en-GB"/>
        </w:rPr>
      </w:pPr>
      <w:r>
        <w:rPr>
          <w:noProof/>
          <w:lang w:val="en-GB"/>
        </w:rPr>
        <w:lastRenderedPageBreak/>
        <w:drawing>
          <wp:inline distT="0" distB="0" distL="0" distR="0" wp14:anchorId="142A23E6" wp14:editId="02208419">
            <wp:extent cx="4073979" cy="2291557"/>
            <wp:effectExtent l="0" t="0" r="3175" b="0"/>
            <wp:docPr id="23" name="Picture 23" descr="A computer sitting on top of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20200517-WA004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78199" cy="2293930"/>
                    </a:xfrm>
                    <a:prstGeom prst="rect">
                      <a:avLst/>
                    </a:prstGeom>
                  </pic:spPr>
                </pic:pic>
              </a:graphicData>
            </a:graphic>
          </wp:inline>
        </w:drawing>
      </w:r>
    </w:p>
    <w:p w14:paraId="55FB8E4D" w14:textId="59A09C92" w:rsidR="00863890" w:rsidRDefault="00863890" w:rsidP="009F2DC3">
      <w:pPr>
        <w:jc w:val="center"/>
        <w:rPr>
          <w:lang w:val="en-US"/>
        </w:rPr>
      </w:pPr>
    </w:p>
    <w:p w14:paraId="01A36AEE" w14:textId="2BCDC6A2" w:rsidR="00451D93" w:rsidRPr="00863890" w:rsidRDefault="00451D93" w:rsidP="009F2DC3">
      <w:pPr>
        <w:jc w:val="center"/>
        <w:rPr>
          <w:lang w:val="en-US"/>
        </w:rPr>
      </w:pPr>
      <w:r>
        <w:rPr>
          <w:noProof/>
          <w:lang w:val="en-US"/>
        </w:rPr>
        <w:drawing>
          <wp:inline distT="0" distB="0" distL="0" distR="0" wp14:anchorId="1049FC90" wp14:editId="7A8E4B91">
            <wp:extent cx="4220936" cy="1386558"/>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0-06-01 at 16.40.1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1228" cy="1393224"/>
                    </a:xfrm>
                    <a:prstGeom prst="rect">
                      <a:avLst/>
                    </a:prstGeom>
                  </pic:spPr>
                </pic:pic>
              </a:graphicData>
            </a:graphic>
          </wp:inline>
        </w:drawing>
      </w:r>
    </w:p>
    <w:p w14:paraId="64AF4D5A" w14:textId="77777777" w:rsidR="00232D8A" w:rsidRDefault="00232D8A" w:rsidP="001211BA">
      <w:pPr>
        <w:jc w:val="both"/>
        <w:rPr>
          <w:lang w:val="en-GB"/>
        </w:rPr>
      </w:pPr>
    </w:p>
    <w:p w14:paraId="6153E4A0" w14:textId="2266F8AF" w:rsidR="009138DF" w:rsidRDefault="009138DF" w:rsidP="009138DF">
      <w:pPr>
        <w:pStyle w:val="Heading2"/>
        <w:jc w:val="center"/>
        <w:rPr>
          <w:rFonts w:ascii="Times New Roman" w:hAnsi="Times New Roman" w:cs="Times New Roman"/>
          <w:lang w:val="en-GB"/>
        </w:rPr>
      </w:pPr>
      <w:bookmarkStart w:id="3" w:name="_Toc41999024"/>
      <w:r w:rsidRPr="001211BA">
        <w:rPr>
          <w:rFonts w:ascii="Times New Roman" w:hAnsi="Times New Roman" w:cs="Times New Roman"/>
          <w:lang w:val="en-GB"/>
        </w:rPr>
        <w:t>Architecture</w:t>
      </w:r>
      <w:bookmarkEnd w:id="3"/>
    </w:p>
    <w:p w14:paraId="635F05B9" w14:textId="77777777" w:rsidR="003777EE" w:rsidRPr="003777EE" w:rsidRDefault="003777EE" w:rsidP="003777EE">
      <w:pPr>
        <w:rPr>
          <w:lang w:val="en-GB"/>
        </w:rPr>
      </w:pPr>
    </w:p>
    <w:p w14:paraId="09D6428A" w14:textId="0C0D77DD" w:rsidR="003777EE" w:rsidRPr="003777EE" w:rsidRDefault="003777EE" w:rsidP="009F2DC3">
      <w:pPr>
        <w:jc w:val="center"/>
        <w:rPr>
          <w:b/>
          <w:bCs/>
          <w:lang w:val="en-GB"/>
        </w:rPr>
      </w:pPr>
      <w:r>
        <w:rPr>
          <w:b/>
          <w:bCs/>
          <w:noProof/>
          <w:lang w:val="en-GB"/>
        </w:rPr>
        <w:drawing>
          <wp:inline distT="0" distB="0" distL="0" distR="0" wp14:anchorId="7BBC1393" wp14:editId="5D17A1D7">
            <wp:extent cx="3671549" cy="3575957"/>
            <wp:effectExtent l="0" t="0" r="0" b="5715"/>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0-06-01 at 17.34.4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80924" cy="3585087"/>
                    </a:xfrm>
                    <a:prstGeom prst="rect">
                      <a:avLst/>
                    </a:prstGeom>
                  </pic:spPr>
                </pic:pic>
              </a:graphicData>
            </a:graphic>
          </wp:inline>
        </w:drawing>
      </w:r>
    </w:p>
    <w:p w14:paraId="24AE5359" w14:textId="77777777" w:rsidR="009F2DC3" w:rsidRDefault="009F2DC3" w:rsidP="009F2DC3">
      <w:pPr>
        <w:rPr>
          <w:lang w:val="en-GB"/>
        </w:rPr>
      </w:pPr>
    </w:p>
    <w:p w14:paraId="717223CA" w14:textId="1022DE14" w:rsidR="006470F1" w:rsidRPr="009F2DC3" w:rsidRDefault="006470F1" w:rsidP="009F2DC3">
      <w:pPr>
        <w:jc w:val="center"/>
        <w:rPr>
          <w:rFonts w:eastAsiaTheme="majorEastAsia"/>
          <w:color w:val="2F5496" w:themeColor="accent1" w:themeShade="BF"/>
          <w:sz w:val="26"/>
          <w:szCs w:val="26"/>
          <w:lang w:val="en-GB"/>
        </w:rPr>
      </w:pPr>
      <w:r w:rsidRPr="009F2DC3">
        <w:rPr>
          <w:rFonts w:eastAsiaTheme="majorEastAsia"/>
          <w:color w:val="2F5496" w:themeColor="accent1" w:themeShade="BF"/>
          <w:sz w:val="26"/>
          <w:szCs w:val="26"/>
          <w:lang w:val="en-GB"/>
        </w:rPr>
        <w:t>Lesson’s Learned</w:t>
      </w:r>
    </w:p>
    <w:p w14:paraId="24678E91" w14:textId="33D50DE5" w:rsidR="00CD5B26" w:rsidRDefault="00CD5B26" w:rsidP="001211BA">
      <w:pPr>
        <w:jc w:val="both"/>
        <w:rPr>
          <w:b/>
          <w:bCs/>
          <w:lang w:val="en-GB"/>
        </w:rPr>
      </w:pPr>
    </w:p>
    <w:p w14:paraId="0F82CD08" w14:textId="719801C2" w:rsidR="00CD5B26" w:rsidRDefault="00CD5B26" w:rsidP="001211BA">
      <w:pPr>
        <w:jc w:val="both"/>
        <w:rPr>
          <w:b/>
          <w:bCs/>
          <w:lang w:val="en-GB"/>
        </w:rPr>
      </w:pPr>
      <w:r>
        <w:rPr>
          <w:b/>
          <w:bCs/>
          <w:lang w:val="en-GB"/>
        </w:rPr>
        <w:t>Database:</w:t>
      </w:r>
    </w:p>
    <w:p w14:paraId="6F8854C7" w14:textId="5C29464F" w:rsidR="00DC381A" w:rsidRDefault="00DC381A" w:rsidP="001211BA">
      <w:pPr>
        <w:jc w:val="both"/>
        <w:rPr>
          <w:b/>
          <w:bCs/>
          <w:lang w:val="en-GB"/>
        </w:rPr>
      </w:pPr>
    </w:p>
    <w:p w14:paraId="367B33D2" w14:textId="052331BD" w:rsidR="00DC381A" w:rsidRDefault="00DC381A" w:rsidP="001211BA">
      <w:pPr>
        <w:jc w:val="both"/>
        <w:rPr>
          <w:lang w:val="en-GB"/>
        </w:rPr>
      </w:pPr>
      <w:r w:rsidRPr="00DC381A">
        <w:rPr>
          <w:lang w:val="en-GB"/>
        </w:rPr>
        <w:t xml:space="preserve">I had a few issues with database connection before using elastic IP because the ec2 instance </w:t>
      </w:r>
      <w:proofErr w:type="spellStart"/>
      <w:r w:rsidRPr="00DC381A">
        <w:rPr>
          <w:lang w:val="en-GB"/>
        </w:rPr>
        <w:t>ip</w:t>
      </w:r>
      <w:proofErr w:type="spellEnd"/>
      <w:r w:rsidRPr="00DC381A">
        <w:rPr>
          <w:lang w:val="en-GB"/>
        </w:rPr>
        <w:t xml:space="preserve"> was constantly changing every time I initiated the instance.</w:t>
      </w:r>
    </w:p>
    <w:p w14:paraId="0D915576" w14:textId="77777777" w:rsidR="00DC381A" w:rsidRDefault="00DC381A" w:rsidP="001211BA">
      <w:pPr>
        <w:jc w:val="both"/>
        <w:rPr>
          <w:b/>
          <w:bCs/>
          <w:lang w:val="en-GB"/>
        </w:rPr>
      </w:pPr>
    </w:p>
    <w:p w14:paraId="1ADA9C5A" w14:textId="011F70EC" w:rsidR="00CD5B26" w:rsidRDefault="00CD5B26" w:rsidP="001211BA">
      <w:pPr>
        <w:jc w:val="both"/>
        <w:rPr>
          <w:b/>
          <w:bCs/>
          <w:lang w:val="en-GB"/>
        </w:rPr>
      </w:pPr>
      <w:r>
        <w:rPr>
          <w:b/>
          <w:bCs/>
          <w:lang w:val="en-GB"/>
        </w:rPr>
        <w:t>HTTP code problems:</w:t>
      </w:r>
    </w:p>
    <w:p w14:paraId="2E3BC3C2" w14:textId="77777777" w:rsidR="00DC381A" w:rsidRDefault="00DC381A" w:rsidP="001211BA">
      <w:pPr>
        <w:jc w:val="both"/>
        <w:rPr>
          <w:b/>
          <w:bCs/>
          <w:lang w:val="en-GB"/>
        </w:rPr>
      </w:pPr>
    </w:p>
    <w:p w14:paraId="5037DDCA" w14:textId="2729ACCF" w:rsidR="00DC381A" w:rsidRDefault="00DC381A" w:rsidP="001211BA">
      <w:pPr>
        <w:jc w:val="both"/>
        <w:rPr>
          <w:b/>
          <w:bCs/>
          <w:lang w:val="en-GB"/>
        </w:rPr>
      </w:pPr>
      <w:r w:rsidRPr="00DC381A">
        <w:rPr>
          <w:b/>
          <w:bCs/>
          <w:lang w:val="en-GB"/>
        </w:rPr>
        <w:t>HTTP 502: Bad Gateway</w:t>
      </w:r>
    </w:p>
    <w:p w14:paraId="04D748FC" w14:textId="52179F79" w:rsidR="00151DEB" w:rsidRDefault="00151DEB" w:rsidP="001211BA">
      <w:pPr>
        <w:jc w:val="both"/>
        <w:rPr>
          <w:b/>
          <w:bCs/>
          <w:lang w:val="en-GB"/>
        </w:rPr>
      </w:pPr>
    </w:p>
    <w:p w14:paraId="6F4DBA13" w14:textId="29725513" w:rsidR="00151DEB" w:rsidRPr="00151DEB" w:rsidRDefault="00151DEB" w:rsidP="001211BA">
      <w:pPr>
        <w:jc w:val="both"/>
        <w:rPr>
          <w:lang w:val="en-GB"/>
        </w:rPr>
      </w:pPr>
      <w:r w:rsidRPr="00151DEB">
        <w:rPr>
          <w:lang w:val="en-GB"/>
        </w:rPr>
        <w:t>I was facing this issue when the ec2 instances registered in my target group weren’t healthy which means the load balancer was forwarding the work to the target group that didn’t have any healthy ec2 instance registered. Those instances weren’t able to connect to the database initially causing the problem.</w:t>
      </w:r>
    </w:p>
    <w:p w14:paraId="22368775" w14:textId="77777777" w:rsidR="00151DEB" w:rsidRDefault="00151DEB" w:rsidP="001211BA">
      <w:pPr>
        <w:jc w:val="both"/>
        <w:rPr>
          <w:b/>
          <w:bCs/>
          <w:lang w:val="en-GB"/>
        </w:rPr>
      </w:pPr>
    </w:p>
    <w:p w14:paraId="0C387E83" w14:textId="2CCA299F" w:rsidR="00DC381A" w:rsidRDefault="00DC381A" w:rsidP="001211BA">
      <w:pPr>
        <w:jc w:val="both"/>
        <w:rPr>
          <w:b/>
          <w:bCs/>
          <w:lang w:val="en-GB"/>
        </w:rPr>
      </w:pPr>
      <w:r w:rsidRPr="00DC381A">
        <w:rPr>
          <w:b/>
          <w:bCs/>
          <w:lang w:val="en-GB"/>
        </w:rPr>
        <w:t>HTTP 503: Service Unavailable</w:t>
      </w:r>
    </w:p>
    <w:p w14:paraId="62AB8077" w14:textId="686C4EE9" w:rsidR="007A2F01" w:rsidRDefault="007A2F01" w:rsidP="001211BA">
      <w:pPr>
        <w:jc w:val="both"/>
        <w:rPr>
          <w:b/>
          <w:bCs/>
          <w:lang w:val="en-GB"/>
        </w:rPr>
      </w:pPr>
    </w:p>
    <w:p w14:paraId="1E1C4040" w14:textId="6E4EE3B4" w:rsidR="007A2F01" w:rsidRDefault="00151DEB" w:rsidP="001211BA">
      <w:pPr>
        <w:jc w:val="both"/>
        <w:rPr>
          <w:lang w:val="en-GB"/>
        </w:rPr>
      </w:pPr>
      <w:r w:rsidRPr="00151DEB">
        <w:rPr>
          <w:lang w:val="en-GB"/>
        </w:rPr>
        <w:t xml:space="preserve">This issue happened when I was trying to connect to the load balancer DNS but my ec2 instances were not available. </w:t>
      </w:r>
      <w:r>
        <w:rPr>
          <w:lang w:val="en-GB"/>
        </w:rPr>
        <w:t>Once the instances were up, the error went away.</w:t>
      </w:r>
    </w:p>
    <w:p w14:paraId="63825EC2" w14:textId="77777777" w:rsidR="00151DEB" w:rsidRPr="00151DEB" w:rsidRDefault="00151DEB" w:rsidP="001211BA">
      <w:pPr>
        <w:jc w:val="both"/>
        <w:rPr>
          <w:lang w:val="en-GB"/>
        </w:rPr>
      </w:pPr>
    </w:p>
    <w:p w14:paraId="44D4C226" w14:textId="1B7A27BF" w:rsidR="00DC381A" w:rsidRDefault="00DC381A" w:rsidP="001211BA">
      <w:pPr>
        <w:jc w:val="both"/>
        <w:rPr>
          <w:b/>
          <w:bCs/>
          <w:lang w:val="en-GB"/>
        </w:rPr>
      </w:pPr>
      <w:r w:rsidRPr="00DC381A">
        <w:rPr>
          <w:b/>
          <w:bCs/>
          <w:lang w:val="en-GB"/>
        </w:rPr>
        <w:t>HTTP 504: Gateway Timeout</w:t>
      </w:r>
    </w:p>
    <w:p w14:paraId="38539A1C" w14:textId="7A4C0833" w:rsidR="00151DEB" w:rsidRDefault="00151DEB" w:rsidP="001211BA">
      <w:pPr>
        <w:jc w:val="both"/>
        <w:rPr>
          <w:b/>
          <w:bCs/>
          <w:lang w:val="en-GB"/>
        </w:rPr>
      </w:pPr>
    </w:p>
    <w:p w14:paraId="51E3792C" w14:textId="2C0DC41F" w:rsidR="00151DEB" w:rsidRPr="00151DEB" w:rsidRDefault="00151DEB" w:rsidP="001211BA">
      <w:pPr>
        <w:jc w:val="both"/>
        <w:rPr>
          <w:lang w:val="en-GB"/>
        </w:rPr>
      </w:pPr>
      <w:r w:rsidRPr="00151DEB">
        <w:rPr>
          <w:lang w:val="en-GB"/>
        </w:rPr>
        <w:t>Target groups have healthy checks. Only healthy ec2 instances will have work forwarded to them. To sort this issue, I increased the timeout time to 20 seconds instead of 5.</w:t>
      </w:r>
    </w:p>
    <w:p w14:paraId="1C4CD70E" w14:textId="77777777" w:rsidR="00DC381A" w:rsidRDefault="00DC381A" w:rsidP="001211BA">
      <w:pPr>
        <w:jc w:val="both"/>
        <w:rPr>
          <w:b/>
          <w:bCs/>
          <w:lang w:val="en-GB"/>
        </w:rPr>
      </w:pPr>
    </w:p>
    <w:p w14:paraId="5F8E01C8" w14:textId="7C26C5C3" w:rsidR="00232D8A" w:rsidRDefault="00232D8A" w:rsidP="001211BA">
      <w:pPr>
        <w:jc w:val="both"/>
        <w:rPr>
          <w:b/>
          <w:bCs/>
          <w:lang w:val="en-GB"/>
        </w:rPr>
      </w:pPr>
      <w:r>
        <w:rPr>
          <w:b/>
          <w:bCs/>
          <w:lang w:val="en-GB"/>
        </w:rPr>
        <w:t xml:space="preserve">WordPress </w:t>
      </w:r>
      <w:r w:rsidR="00432050">
        <w:rPr>
          <w:b/>
          <w:bCs/>
          <w:lang w:val="en-GB"/>
        </w:rPr>
        <w:t>performance</w:t>
      </w:r>
    </w:p>
    <w:p w14:paraId="5478650E" w14:textId="29C9AF77" w:rsidR="00DC381A" w:rsidRDefault="00DC381A" w:rsidP="001211BA">
      <w:pPr>
        <w:jc w:val="both"/>
        <w:rPr>
          <w:b/>
          <w:bCs/>
          <w:lang w:val="en-GB"/>
        </w:rPr>
      </w:pPr>
    </w:p>
    <w:p w14:paraId="395D38DB" w14:textId="0834C084" w:rsidR="00DC381A" w:rsidRDefault="00DC381A" w:rsidP="001211BA">
      <w:pPr>
        <w:jc w:val="both"/>
        <w:rPr>
          <w:lang w:val="en-GB"/>
        </w:rPr>
      </w:pPr>
      <w:r w:rsidRPr="00DC381A">
        <w:rPr>
          <w:lang w:val="en-GB"/>
        </w:rPr>
        <w:t xml:space="preserve">My </w:t>
      </w:r>
      <w:proofErr w:type="spellStart"/>
      <w:r w:rsidRPr="00DC381A">
        <w:rPr>
          <w:lang w:val="en-GB"/>
        </w:rPr>
        <w:t>wordpress</w:t>
      </w:r>
      <w:proofErr w:type="spellEnd"/>
      <w:r w:rsidRPr="00DC381A">
        <w:rPr>
          <w:lang w:val="en-GB"/>
        </w:rPr>
        <w:t xml:space="preserve"> application works fine but I am facing a lot of performance issues related to slowness and the installation of plugins. </w:t>
      </w:r>
    </w:p>
    <w:p w14:paraId="48EFE3EB" w14:textId="6A512866" w:rsidR="003B4DFA" w:rsidRDefault="003B4DFA" w:rsidP="00432050">
      <w:pPr>
        <w:rPr>
          <w:lang w:val="en-GB"/>
        </w:rPr>
      </w:pPr>
    </w:p>
    <w:p w14:paraId="132916EA" w14:textId="44B6513C" w:rsidR="003B4DFA" w:rsidRDefault="003B4DFA" w:rsidP="001211BA">
      <w:pPr>
        <w:jc w:val="both"/>
        <w:rPr>
          <w:lang w:val="en-GB"/>
        </w:rPr>
      </w:pPr>
    </w:p>
    <w:p w14:paraId="1FFBA448" w14:textId="0CC017A4" w:rsidR="004F3C96" w:rsidRPr="001211BA" w:rsidRDefault="004F3C96" w:rsidP="00432050">
      <w:pPr>
        <w:pStyle w:val="Heading2"/>
        <w:jc w:val="center"/>
        <w:rPr>
          <w:rFonts w:ascii="Times New Roman" w:hAnsi="Times New Roman" w:cs="Times New Roman"/>
        </w:rPr>
      </w:pPr>
      <w:bookmarkStart w:id="4" w:name="_Toc41999025"/>
      <w:r>
        <w:rPr>
          <w:rFonts w:ascii="Times New Roman" w:hAnsi="Times New Roman" w:cs="Times New Roman"/>
        </w:rPr>
        <w:t>Costs Plan</w:t>
      </w:r>
      <w:bookmarkEnd w:id="4"/>
    </w:p>
    <w:p w14:paraId="211B044D" w14:textId="0581FBFD" w:rsidR="00232D8A" w:rsidRDefault="00432050" w:rsidP="00432050">
      <w:pPr>
        <w:jc w:val="center"/>
        <w:rPr>
          <w:b/>
          <w:bCs/>
          <w:lang w:val="en-GB"/>
        </w:rPr>
      </w:pPr>
      <w:r>
        <w:rPr>
          <w:b/>
          <w:bCs/>
          <w:noProof/>
          <w:lang w:val="en-GB"/>
        </w:rPr>
        <w:drawing>
          <wp:inline distT="0" distB="0" distL="0" distR="0" wp14:anchorId="66ACDE37" wp14:editId="63712F69">
            <wp:extent cx="4898571" cy="2588221"/>
            <wp:effectExtent l="0" t="0" r="3810" b="3175"/>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0-06-02 at 14.02.0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04960" cy="2591597"/>
                    </a:xfrm>
                    <a:prstGeom prst="rect">
                      <a:avLst/>
                    </a:prstGeom>
                  </pic:spPr>
                </pic:pic>
              </a:graphicData>
            </a:graphic>
          </wp:inline>
        </w:drawing>
      </w:r>
    </w:p>
    <w:p w14:paraId="4C5D0280" w14:textId="77777777" w:rsidR="00CD5B26" w:rsidRPr="001211BA" w:rsidRDefault="00CD5B26" w:rsidP="001211BA">
      <w:pPr>
        <w:jc w:val="both"/>
        <w:rPr>
          <w:lang w:val="en-GB"/>
        </w:rPr>
      </w:pPr>
    </w:p>
    <w:p w14:paraId="34131CA9" w14:textId="77777777" w:rsidR="004F3C96" w:rsidRPr="001211BA" w:rsidRDefault="004F3C96" w:rsidP="001211BA">
      <w:pPr>
        <w:jc w:val="both"/>
        <w:rPr>
          <w:lang w:val="en-GB"/>
        </w:rPr>
      </w:pPr>
    </w:p>
    <w:p w14:paraId="1CEB862D" w14:textId="5FF569DA" w:rsidR="006470F1" w:rsidRPr="001211BA" w:rsidRDefault="006470F1" w:rsidP="001211BA">
      <w:pPr>
        <w:pStyle w:val="Heading2"/>
        <w:jc w:val="center"/>
        <w:rPr>
          <w:rFonts w:ascii="Times New Roman" w:hAnsi="Times New Roman" w:cs="Times New Roman"/>
        </w:rPr>
      </w:pPr>
      <w:bookmarkStart w:id="5" w:name="_Toc41999026"/>
      <w:r w:rsidRPr="001211BA">
        <w:rPr>
          <w:rFonts w:ascii="Times New Roman" w:hAnsi="Times New Roman" w:cs="Times New Roman"/>
        </w:rPr>
        <w:t>Conclusion</w:t>
      </w:r>
      <w:bookmarkEnd w:id="5"/>
    </w:p>
    <w:p w14:paraId="64EAC708" w14:textId="1DE25AE5" w:rsidR="009072AC" w:rsidRPr="001211BA" w:rsidRDefault="009072AC" w:rsidP="001211BA">
      <w:pPr>
        <w:jc w:val="both"/>
      </w:pPr>
    </w:p>
    <w:p w14:paraId="0FC5C6A1" w14:textId="1F19C8AC" w:rsidR="009072AC" w:rsidRDefault="009072AC" w:rsidP="001211BA">
      <w:pPr>
        <w:jc w:val="both"/>
      </w:pPr>
      <w:r w:rsidRPr="001211BA">
        <w:lastRenderedPageBreak/>
        <w:t>From review of the scope and critical success factor, this project has been marked as successful.</w:t>
      </w:r>
      <w:r w:rsidR="0052343A" w:rsidRPr="001211BA">
        <w:t xml:space="preserve"> All servers </w:t>
      </w:r>
      <w:r w:rsidR="007833DD">
        <w:t xml:space="preserve">and services </w:t>
      </w:r>
      <w:r w:rsidR="0052343A" w:rsidRPr="001211BA">
        <w:t xml:space="preserve">were accessible and </w:t>
      </w:r>
      <w:r w:rsidR="001211BA" w:rsidRPr="001211BA">
        <w:t xml:space="preserve">configurable. </w:t>
      </w:r>
    </w:p>
    <w:p w14:paraId="3B343D4F" w14:textId="5E20DCD5" w:rsidR="007833DD" w:rsidRDefault="007833DD" w:rsidP="001211BA">
      <w:pPr>
        <w:jc w:val="both"/>
      </w:pPr>
    </w:p>
    <w:tbl>
      <w:tblPr>
        <w:tblStyle w:val="TableGrid"/>
        <w:tblW w:w="9282" w:type="dxa"/>
        <w:tblLook w:val="04A0" w:firstRow="1" w:lastRow="0" w:firstColumn="1" w:lastColumn="0" w:noHBand="0" w:noVBand="1"/>
      </w:tblPr>
      <w:tblGrid>
        <w:gridCol w:w="4641"/>
        <w:gridCol w:w="4641"/>
      </w:tblGrid>
      <w:tr w:rsidR="007833DD" w:rsidRPr="001211BA" w14:paraId="3A917299" w14:textId="77777777" w:rsidTr="003532FB">
        <w:trPr>
          <w:trHeight w:val="568"/>
        </w:trPr>
        <w:tc>
          <w:tcPr>
            <w:tcW w:w="4641" w:type="dxa"/>
            <w:shd w:val="clear" w:color="auto" w:fill="767171" w:themeFill="background2" w:themeFillShade="80"/>
            <w:vAlign w:val="center"/>
          </w:tcPr>
          <w:p w14:paraId="724A6F69" w14:textId="77777777" w:rsidR="007833DD" w:rsidRPr="001211BA" w:rsidRDefault="007833DD" w:rsidP="003532FB">
            <w:pPr>
              <w:jc w:val="both"/>
              <w:rPr>
                <w:color w:val="FFFFFF" w:themeColor="background1"/>
                <w:lang w:val="en-GB"/>
              </w:rPr>
            </w:pPr>
            <w:r w:rsidRPr="001211BA">
              <w:rPr>
                <w:color w:val="FFFFFF" w:themeColor="background1"/>
                <w:lang w:val="en-GB"/>
              </w:rPr>
              <w:t>Objective</w:t>
            </w:r>
          </w:p>
        </w:tc>
        <w:tc>
          <w:tcPr>
            <w:tcW w:w="4641" w:type="dxa"/>
            <w:shd w:val="clear" w:color="auto" w:fill="767171" w:themeFill="background2" w:themeFillShade="80"/>
            <w:vAlign w:val="center"/>
          </w:tcPr>
          <w:p w14:paraId="2CA11438" w14:textId="77777777" w:rsidR="007833DD" w:rsidRPr="001211BA" w:rsidRDefault="007833DD" w:rsidP="003532FB">
            <w:pPr>
              <w:jc w:val="both"/>
              <w:rPr>
                <w:color w:val="FFFFFF" w:themeColor="background1"/>
                <w:lang w:val="en-GB"/>
              </w:rPr>
            </w:pPr>
            <w:r w:rsidRPr="001211BA">
              <w:rPr>
                <w:color w:val="FFFFFF" w:themeColor="background1"/>
                <w:lang w:val="en-GB"/>
              </w:rPr>
              <w:t>Critical Success Factor</w:t>
            </w:r>
          </w:p>
        </w:tc>
      </w:tr>
      <w:tr w:rsidR="007833DD" w:rsidRPr="001211BA" w14:paraId="7B75546A" w14:textId="77777777" w:rsidTr="003532FB">
        <w:trPr>
          <w:trHeight w:val="653"/>
        </w:trPr>
        <w:tc>
          <w:tcPr>
            <w:tcW w:w="4641" w:type="dxa"/>
          </w:tcPr>
          <w:p w14:paraId="78E631A5" w14:textId="77777777" w:rsidR="007833DD" w:rsidRPr="00216200" w:rsidRDefault="007833DD" w:rsidP="003532FB">
            <w:pPr>
              <w:pStyle w:val="ListParagraph"/>
              <w:numPr>
                <w:ilvl w:val="0"/>
                <w:numId w:val="4"/>
              </w:numPr>
              <w:jc w:val="both"/>
              <w:rPr>
                <w:rFonts w:ascii="Times New Roman" w:hAnsi="Times New Roman" w:cs="Times New Roman"/>
              </w:rPr>
            </w:pPr>
            <w:r>
              <w:rPr>
                <w:rFonts w:ascii="Times New Roman" w:hAnsi="Times New Roman" w:cs="Times New Roman"/>
                <w:color w:val="24292E"/>
              </w:rPr>
              <w:t>S</w:t>
            </w:r>
            <w:r w:rsidRPr="00216200">
              <w:rPr>
                <w:rFonts w:ascii="Times New Roman" w:hAnsi="Times New Roman" w:cs="Times New Roman"/>
                <w:color w:val="24292E"/>
              </w:rPr>
              <w:t>tudent’s union</w:t>
            </w:r>
          </w:p>
        </w:tc>
        <w:tc>
          <w:tcPr>
            <w:tcW w:w="4641" w:type="dxa"/>
          </w:tcPr>
          <w:p w14:paraId="320B6D85" w14:textId="795A0C1E" w:rsidR="007833DD" w:rsidRPr="001211BA" w:rsidRDefault="007833DD" w:rsidP="003532FB">
            <w:pPr>
              <w:jc w:val="both"/>
              <w:rPr>
                <w:lang w:val="en-GB"/>
              </w:rPr>
            </w:pPr>
            <w:r>
              <w:rPr>
                <w:lang w:val="en-GB"/>
              </w:rPr>
              <w:t xml:space="preserve">Deploy a fully functional WordPress application. </w:t>
            </w:r>
            <w:r w:rsidRPr="007833DD">
              <w:rPr>
                <w:b/>
                <w:bCs/>
                <w:lang w:val="en-GB"/>
              </w:rPr>
              <w:t>(WORKING)</w:t>
            </w:r>
          </w:p>
        </w:tc>
      </w:tr>
      <w:tr w:rsidR="007833DD" w:rsidRPr="001211BA" w14:paraId="36AA1EE9" w14:textId="77777777" w:rsidTr="003532FB">
        <w:trPr>
          <w:trHeight w:val="355"/>
        </w:trPr>
        <w:tc>
          <w:tcPr>
            <w:tcW w:w="4641" w:type="dxa"/>
          </w:tcPr>
          <w:p w14:paraId="5F346330" w14:textId="77777777" w:rsidR="007833DD" w:rsidRPr="001211BA" w:rsidRDefault="007833DD" w:rsidP="003532FB">
            <w:pPr>
              <w:pStyle w:val="ListParagraph"/>
              <w:numPr>
                <w:ilvl w:val="0"/>
                <w:numId w:val="4"/>
              </w:numPr>
              <w:jc w:val="both"/>
              <w:rPr>
                <w:rFonts w:ascii="Times New Roman" w:hAnsi="Times New Roman" w:cs="Times New Roman"/>
              </w:rPr>
            </w:pPr>
            <w:r w:rsidRPr="00A1439E">
              <w:rPr>
                <w:rFonts w:ascii="Times New Roman" w:hAnsi="Times New Roman" w:cs="Times New Roman"/>
              </w:rPr>
              <w:t>User Management</w:t>
            </w:r>
          </w:p>
        </w:tc>
        <w:tc>
          <w:tcPr>
            <w:tcW w:w="4641" w:type="dxa"/>
          </w:tcPr>
          <w:p w14:paraId="77CE0BDD" w14:textId="314F4263" w:rsidR="007833DD" w:rsidRPr="00216200" w:rsidRDefault="007833DD" w:rsidP="003532FB">
            <w:pPr>
              <w:spacing w:after="240"/>
              <w:rPr>
                <w:color w:val="24292E"/>
              </w:rPr>
            </w:pPr>
            <w:r w:rsidRPr="000B41A9">
              <w:rPr>
                <w:color w:val="24292E"/>
              </w:rPr>
              <w:t xml:space="preserve">Configure user management for the website using </w:t>
            </w:r>
            <w:proofErr w:type="spellStart"/>
            <w:r>
              <w:rPr>
                <w:color w:val="24292E"/>
              </w:rPr>
              <w:t>WorPress</w:t>
            </w:r>
            <w:proofErr w:type="spellEnd"/>
            <w:r>
              <w:rPr>
                <w:color w:val="24292E"/>
              </w:rPr>
              <w:t xml:space="preserve"> module. </w:t>
            </w:r>
            <w:r w:rsidRPr="007833DD">
              <w:rPr>
                <w:b/>
                <w:bCs/>
                <w:lang w:val="en-GB"/>
              </w:rPr>
              <w:t>(WORKING)</w:t>
            </w:r>
          </w:p>
        </w:tc>
      </w:tr>
      <w:tr w:rsidR="007833DD" w:rsidRPr="001211BA" w14:paraId="13C73EAE" w14:textId="77777777" w:rsidTr="003532FB">
        <w:trPr>
          <w:trHeight w:val="355"/>
        </w:trPr>
        <w:tc>
          <w:tcPr>
            <w:tcW w:w="4641" w:type="dxa"/>
          </w:tcPr>
          <w:p w14:paraId="3770B3C7" w14:textId="77777777" w:rsidR="007833DD" w:rsidRPr="001211BA" w:rsidRDefault="007833DD" w:rsidP="003532FB">
            <w:pPr>
              <w:pStyle w:val="ListParagraph"/>
              <w:numPr>
                <w:ilvl w:val="0"/>
                <w:numId w:val="4"/>
              </w:numPr>
              <w:jc w:val="both"/>
              <w:rPr>
                <w:rFonts w:ascii="Times New Roman" w:hAnsi="Times New Roman" w:cs="Times New Roman"/>
              </w:rPr>
            </w:pPr>
            <w:r>
              <w:rPr>
                <w:rFonts w:ascii="Times New Roman" w:hAnsi="Times New Roman" w:cs="Times New Roman"/>
              </w:rPr>
              <w:t>Autoscaling and load balancing</w:t>
            </w:r>
          </w:p>
        </w:tc>
        <w:tc>
          <w:tcPr>
            <w:tcW w:w="4641" w:type="dxa"/>
          </w:tcPr>
          <w:p w14:paraId="79AD98AE" w14:textId="04D0A790" w:rsidR="007833DD" w:rsidRPr="001211BA" w:rsidRDefault="007833DD" w:rsidP="003532FB">
            <w:pPr>
              <w:jc w:val="both"/>
              <w:rPr>
                <w:lang w:val="en-GB"/>
              </w:rPr>
            </w:pPr>
            <w:r>
              <w:rPr>
                <w:color w:val="24292E"/>
              </w:rPr>
              <w:t xml:space="preserve">Run the full architecture behind a load balancer and make sure to use an auto scaler to. </w:t>
            </w:r>
            <w:r w:rsidRPr="007833DD">
              <w:rPr>
                <w:b/>
                <w:bCs/>
                <w:lang w:val="en-GB"/>
              </w:rPr>
              <w:t>(WORKING)</w:t>
            </w:r>
          </w:p>
        </w:tc>
      </w:tr>
      <w:tr w:rsidR="007833DD" w:rsidRPr="001211BA" w14:paraId="49F3AC17" w14:textId="77777777" w:rsidTr="003532FB">
        <w:trPr>
          <w:trHeight w:val="336"/>
        </w:trPr>
        <w:tc>
          <w:tcPr>
            <w:tcW w:w="4641" w:type="dxa"/>
          </w:tcPr>
          <w:p w14:paraId="5DBC493D" w14:textId="77777777" w:rsidR="007833DD" w:rsidRPr="001211BA" w:rsidRDefault="007833DD" w:rsidP="003532FB">
            <w:pPr>
              <w:pStyle w:val="ListParagraph"/>
              <w:numPr>
                <w:ilvl w:val="0"/>
                <w:numId w:val="4"/>
              </w:numPr>
              <w:jc w:val="both"/>
              <w:rPr>
                <w:rFonts w:ascii="Times New Roman" w:hAnsi="Times New Roman" w:cs="Times New Roman"/>
              </w:rPr>
            </w:pPr>
            <w:r>
              <w:rPr>
                <w:rFonts w:ascii="Times New Roman" w:hAnsi="Times New Roman" w:cs="Times New Roman"/>
              </w:rPr>
              <w:t>Database</w:t>
            </w:r>
          </w:p>
        </w:tc>
        <w:tc>
          <w:tcPr>
            <w:tcW w:w="4641" w:type="dxa"/>
          </w:tcPr>
          <w:p w14:paraId="76C03E26" w14:textId="77777777" w:rsidR="007833DD" w:rsidRDefault="007833DD" w:rsidP="003532FB">
            <w:pPr>
              <w:jc w:val="both"/>
              <w:rPr>
                <w:color w:val="24292E"/>
              </w:rPr>
            </w:pPr>
            <w:r>
              <w:rPr>
                <w:color w:val="24292E"/>
              </w:rPr>
              <w:t>Use AWS services to implement the database</w:t>
            </w:r>
          </w:p>
          <w:p w14:paraId="1B529390" w14:textId="481D3E13" w:rsidR="007833DD" w:rsidRPr="001211BA" w:rsidRDefault="007833DD" w:rsidP="003532FB">
            <w:pPr>
              <w:jc w:val="both"/>
              <w:rPr>
                <w:lang w:val="en-GB"/>
              </w:rPr>
            </w:pPr>
            <w:r w:rsidRPr="007833DD">
              <w:rPr>
                <w:b/>
                <w:bCs/>
                <w:lang w:val="en-GB"/>
              </w:rPr>
              <w:t>(WORKING)</w:t>
            </w:r>
            <w:r>
              <w:rPr>
                <w:color w:val="24292E"/>
              </w:rPr>
              <w:t xml:space="preserve">  </w:t>
            </w:r>
          </w:p>
        </w:tc>
      </w:tr>
    </w:tbl>
    <w:p w14:paraId="2DC4CF1E" w14:textId="77777777" w:rsidR="007833DD" w:rsidRPr="001211BA" w:rsidRDefault="007833DD" w:rsidP="001211BA">
      <w:pPr>
        <w:jc w:val="both"/>
      </w:pPr>
    </w:p>
    <w:p w14:paraId="06C2C407" w14:textId="2198372A" w:rsidR="006470F1" w:rsidRPr="001211BA" w:rsidRDefault="0080321C" w:rsidP="009F2DC3">
      <w:pPr>
        <w:pStyle w:val="Heading2"/>
        <w:jc w:val="center"/>
        <w:rPr>
          <w:rFonts w:ascii="Times New Roman" w:hAnsi="Times New Roman" w:cs="Times New Roman"/>
          <w:lang w:val="en-GB"/>
        </w:rPr>
      </w:pPr>
      <w:bookmarkStart w:id="6" w:name="_Toc41999027"/>
      <w:r w:rsidRPr="001211BA">
        <w:rPr>
          <w:rFonts w:ascii="Times New Roman" w:hAnsi="Times New Roman" w:cs="Times New Roman"/>
          <w:lang w:val="en-GB"/>
        </w:rPr>
        <w:t>Bibliography / References:</w:t>
      </w:r>
      <w:bookmarkEnd w:id="6"/>
    </w:p>
    <w:p w14:paraId="020EB1A2" w14:textId="08C1375F" w:rsidR="0080321C" w:rsidRPr="001211BA" w:rsidRDefault="0080321C" w:rsidP="001211BA">
      <w:pPr>
        <w:jc w:val="both"/>
        <w:rPr>
          <w:lang w:val="en-GB"/>
        </w:rPr>
      </w:pPr>
    </w:p>
    <w:p w14:paraId="2E542185" w14:textId="77777777" w:rsidR="008F2445" w:rsidRPr="003B4DFA" w:rsidRDefault="008F2445" w:rsidP="003B4DFA">
      <w:pPr>
        <w:pStyle w:val="ListParagraph"/>
        <w:numPr>
          <w:ilvl w:val="0"/>
          <w:numId w:val="1"/>
        </w:numPr>
        <w:jc w:val="both"/>
        <w:rPr>
          <w:rFonts w:ascii="Times New Roman" w:hAnsi="Times New Roman" w:cs="Times New Roman"/>
          <w:color w:val="000000"/>
          <w:sz w:val="20"/>
          <w:szCs w:val="20"/>
          <w:shd w:val="clear" w:color="auto" w:fill="FFFFFF"/>
        </w:rPr>
      </w:pPr>
      <w:r w:rsidRPr="003B4DFA">
        <w:rPr>
          <w:rFonts w:ascii="Times New Roman" w:hAnsi="Times New Roman" w:cs="Times New Roman"/>
          <w:color w:val="000000"/>
          <w:sz w:val="20"/>
          <w:szCs w:val="20"/>
          <w:shd w:val="clear" w:color="auto" w:fill="FFFFFF"/>
        </w:rPr>
        <w:t>Docs.aws.amazon.com. 2020. Troubleshoot A Classic Load Balancer: HTTP Errors - Elastic Load Balancing. [online] Available at: &lt;https://docs.aws.amazon.com/elasticloadbalancing/latest/classic/ts-elb-error-message.html#ts-elb-errorcodes-http504&gt; [Accessed 1 June 2020].</w:t>
      </w:r>
    </w:p>
    <w:p w14:paraId="02221641" w14:textId="77777777" w:rsidR="003B4DFA" w:rsidRPr="003B4DFA" w:rsidRDefault="003B4DFA" w:rsidP="003B4DFA">
      <w:pPr>
        <w:pStyle w:val="ListParagraph"/>
        <w:numPr>
          <w:ilvl w:val="0"/>
          <w:numId w:val="1"/>
        </w:numPr>
        <w:jc w:val="both"/>
        <w:rPr>
          <w:rFonts w:ascii="Times New Roman" w:hAnsi="Times New Roman" w:cs="Times New Roman"/>
          <w:color w:val="000000"/>
          <w:sz w:val="20"/>
          <w:szCs w:val="20"/>
          <w:shd w:val="clear" w:color="auto" w:fill="FFFFFF"/>
        </w:rPr>
      </w:pPr>
      <w:r w:rsidRPr="003B4DFA">
        <w:rPr>
          <w:rFonts w:ascii="Times New Roman" w:hAnsi="Times New Roman" w:cs="Times New Roman"/>
          <w:color w:val="000000"/>
          <w:sz w:val="20"/>
          <w:szCs w:val="20"/>
          <w:shd w:val="clear" w:color="auto" w:fill="FFFFFF"/>
        </w:rPr>
        <w:t xml:space="preserve">Docs.aws.amazon.com. 2020. Configure </w:t>
      </w:r>
      <w:proofErr w:type="gramStart"/>
      <w:r w:rsidRPr="003B4DFA">
        <w:rPr>
          <w:rFonts w:ascii="Times New Roman" w:hAnsi="Times New Roman" w:cs="Times New Roman"/>
          <w:color w:val="000000"/>
          <w:sz w:val="20"/>
          <w:szCs w:val="20"/>
          <w:shd w:val="clear" w:color="auto" w:fill="FFFFFF"/>
        </w:rPr>
        <w:t>The</w:t>
      </w:r>
      <w:proofErr w:type="gramEnd"/>
      <w:r w:rsidRPr="003B4DFA">
        <w:rPr>
          <w:rFonts w:ascii="Times New Roman" w:hAnsi="Times New Roman" w:cs="Times New Roman"/>
          <w:color w:val="000000"/>
          <w:sz w:val="20"/>
          <w:szCs w:val="20"/>
          <w:shd w:val="clear" w:color="auto" w:fill="FFFFFF"/>
        </w:rPr>
        <w:t xml:space="preserve"> Idle Connection Timeout For Your Classic Load Balancer - Elastic Load Balancing. [online] Available at: &lt;https://docs.aws.amazon.com/elasticloadbalancing/latest/classic/config-idle-timeout.html&gt; [Accessed 1 June 2020].</w:t>
      </w:r>
    </w:p>
    <w:p w14:paraId="44A0E19C" w14:textId="77777777" w:rsidR="003B4DFA" w:rsidRPr="003B4DFA" w:rsidRDefault="003B4DFA" w:rsidP="003B4DFA">
      <w:pPr>
        <w:pStyle w:val="ListParagraph"/>
        <w:numPr>
          <w:ilvl w:val="0"/>
          <w:numId w:val="1"/>
        </w:numPr>
        <w:jc w:val="both"/>
        <w:rPr>
          <w:rFonts w:ascii="Times New Roman" w:hAnsi="Times New Roman" w:cs="Times New Roman"/>
          <w:color w:val="000000"/>
          <w:sz w:val="20"/>
          <w:szCs w:val="20"/>
          <w:shd w:val="clear" w:color="auto" w:fill="FFFFFF"/>
        </w:rPr>
      </w:pPr>
      <w:r w:rsidRPr="003B4DFA">
        <w:rPr>
          <w:rFonts w:ascii="Times New Roman" w:hAnsi="Times New Roman" w:cs="Times New Roman"/>
          <w:color w:val="000000"/>
          <w:sz w:val="20"/>
          <w:szCs w:val="20"/>
          <w:shd w:val="clear" w:color="auto" w:fill="FFFFFF"/>
        </w:rPr>
        <w:t>Docker Documentation. 2020. Install Docker Compose. [online] Available at: &lt;https://docs.docker.com/compose/install/&gt; [Accessed 1 June 2020].</w:t>
      </w:r>
    </w:p>
    <w:p w14:paraId="2D722EB3" w14:textId="77777777" w:rsidR="003B4DFA" w:rsidRPr="003B4DFA" w:rsidRDefault="003B4DFA" w:rsidP="003B4DFA">
      <w:pPr>
        <w:pStyle w:val="ListParagraph"/>
        <w:numPr>
          <w:ilvl w:val="0"/>
          <w:numId w:val="1"/>
        </w:numPr>
        <w:jc w:val="both"/>
        <w:rPr>
          <w:rFonts w:ascii="Times New Roman" w:hAnsi="Times New Roman" w:cs="Times New Roman"/>
          <w:color w:val="000000"/>
          <w:sz w:val="20"/>
          <w:szCs w:val="20"/>
          <w:shd w:val="clear" w:color="auto" w:fill="FFFFFF"/>
        </w:rPr>
      </w:pPr>
      <w:proofErr w:type="spellStart"/>
      <w:r w:rsidRPr="003B4DFA">
        <w:rPr>
          <w:rFonts w:ascii="Times New Roman" w:hAnsi="Times New Roman" w:cs="Times New Roman"/>
          <w:color w:val="000000"/>
          <w:sz w:val="20"/>
          <w:szCs w:val="20"/>
          <w:shd w:val="clear" w:color="auto" w:fill="FFFFFF"/>
        </w:rPr>
        <w:t>UpCloud</w:t>
      </w:r>
      <w:proofErr w:type="spellEnd"/>
      <w:r w:rsidRPr="003B4DFA">
        <w:rPr>
          <w:rFonts w:ascii="Times New Roman" w:hAnsi="Times New Roman" w:cs="Times New Roman"/>
          <w:color w:val="000000"/>
          <w:sz w:val="20"/>
          <w:szCs w:val="20"/>
          <w:shd w:val="clear" w:color="auto" w:fill="FFFFFF"/>
        </w:rPr>
        <w:t xml:space="preserve">. 2020. How </w:t>
      </w:r>
      <w:proofErr w:type="gramStart"/>
      <w:r w:rsidRPr="003B4DFA">
        <w:rPr>
          <w:rFonts w:ascii="Times New Roman" w:hAnsi="Times New Roman" w:cs="Times New Roman"/>
          <w:color w:val="000000"/>
          <w:sz w:val="20"/>
          <w:szCs w:val="20"/>
          <w:shd w:val="clear" w:color="auto" w:fill="FFFFFF"/>
        </w:rPr>
        <w:t>To</w:t>
      </w:r>
      <w:proofErr w:type="gramEnd"/>
      <w:r w:rsidRPr="003B4DFA">
        <w:rPr>
          <w:rFonts w:ascii="Times New Roman" w:hAnsi="Times New Roman" w:cs="Times New Roman"/>
          <w:color w:val="000000"/>
          <w:sz w:val="20"/>
          <w:szCs w:val="20"/>
          <w:shd w:val="clear" w:color="auto" w:fill="FFFFFF"/>
        </w:rPr>
        <w:t xml:space="preserve"> Deploy </w:t>
      </w:r>
      <w:proofErr w:type="spellStart"/>
      <w:r w:rsidRPr="003B4DFA">
        <w:rPr>
          <w:rFonts w:ascii="Times New Roman" w:hAnsi="Times New Roman" w:cs="Times New Roman"/>
          <w:color w:val="000000"/>
          <w:sz w:val="20"/>
          <w:szCs w:val="20"/>
          <w:shd w:val="clear" w:color="auto" w:fill="FFFFFF"/>
        </w:rPr>
        <w:t>Wordpress</w:t>
      </w:r>
      <w:proofErr w:type="spellEnd"/>
      <w:r w:rsidRPr="003B4DFA">
        <w:rPr>
          <w:rFonts w:ascii="Times New Roman" w:hAnsi="Times New Roman" w:cs="Times New Roman"/>
          <w:color w:val="000000"/>
          <w:sz w:val="20"/>
          <w:szCs w:val="20"/>
          <w:shd w:val="clear" w:color="auto" w:fill="FFFFFF"/>
        </w:rPr>
        <w:t xml:space="preserve"> With Docker Compose. [online] Available at: &lt;https://upcloud.com/community/tutorials/deploy-wordpress-with-docker-compose/&gt; [Accessed 1 June 2020].</w:t>
      </w:r>
    </w:p>
    <w:p w14:paraId="259FC711" w14:textId="77777777" w:rsidR="003B4DFA" w:rsidRPr="003B4DFA" w:rsidRDefault="003B4DFA" w:rsidP="003B4DFA">
      <w:pPr>
        <w:pStyle w:val="ListParagraph"/>
        <w:numPr>
          <w:ilvl w:val="0"/>
          <w:numId w:val="1"/>
        </w:numPr>
        <w:jc w:val="both"/>
        <w:rPr>
          <w:rFonts w:ascii="Times New Roman" w:hAnsi="Times New Roman" w:cs="Times New Roman"/>
          <w:color w:val="000000"/>
          <w:sz w:val="20"/>
          <w:szCs w:val="20"/>
          <w:shd w:val="clear" w:color="auto" w:fill="FFFFFF"/>
        </w:rPr>
      </w:pPr>
      <w:r w:rsidRPr="003B4DFA">
        <w:rPr>
          <w:rFonts w:ascii="Times New Roman" w:hAnsi="Times New Roman" w:cs="Times New Roman"/>
          <w:color w:val="000000"/>
          <w:sz w:val="20"/>
          <w:szCs w:val="20"/>
          <w:shd w:val="clear" w:color="auto" w:fill="FFFFFF"/>
        </w:rPr>
        <w:t xml:space="preserve">Nickvanhoof.com. 2020. Docker Compose &amp; </w:t>
      </w:r>
      <w:proofErr w:type="spellStart"/>
      <w:r w:rsidRPr="003B4DFA">
        <w:rPr>
          <w:rFonts w:ascii="Times New Roman" w:hAnsi="Times New Roman" w:cs="Times New Roman"/>
          <w:color w:val="000000"/>
          <w:sz w:val="20"/>
          <w:szCs w:val="20"/>
          <w:shd w:val="clear" w:color="auto" w:fill="FFFFFF"/>
        </w:rPr>
        <w:t>Wordpress</w:t>
      </w:r>
      <w:proofErr w:type="spellEnd"/>
      <w:r w:rsidRPr="003B4DFA">
        <w:rPr>
          <w:rFonts w:ascii="Times New Roman" w:hAnsi="Times New Roman" w:cs="Times New Roman"/>
          <w:color w:val="000000"/>
          <w:sz w:val="20"/>
          <w:szCs w:val="20"/>
          <w:shd w:val="clear" w:color="auto" w:fill="FFFFFF"/>
        </w:rPr>
        <w:t xml:space="preserve"> – </w:t>
      </w:r>
      <w:proofErr w:type="spellStart"/>
      <w:r w:rsidRPr="003B4DFA">
        <w:rPr>
          <w:rFonts w:ascii="Times New Roman" w:hAnsi="Times New Roman" w:cs="Times New Roman"/>
          <w:color w:val="000000"/>
          <w:sz w:val="20"/>
          <w:szCs w:val="20"/>
          <w:shd w:val="clear" w:color="auto" w:fill="FFFFFF"/>
        </w:rPr>
        <w:t>Codingexpedition</w:t>
      </w:r>
      <w:proofErr w:type="spellEnd"/>
      <w:r w:rsidRPr="003B4DFA">
        <w:rPr>
          <w:rFonts w:ascii="Times New Roman" w:hAnsi="Times New Roman" w:cs="Times New Roman"/>
          <w:color w:val="000000"/>
          <w:sz w:val="20"/>
          <w:szCs w:val="20"/>
          <w:shd w:val="clear" w:color="auto" w:fill="FFFFFF"/>
        </w:rPr>
        <w:t>. [online] Available at: &lt;https://nickvanhoof.com/docker-compose-wordpress/&gt; [Accessed 1 June 2020].</w:t>
      </w:r>
    </w:p>
    <w:p w14:paraId="6270CA26" w14:textId="77777777" w:rsidR="003B4DFA" w:rsidRPr="003B4DFA" w:rsidRDefault="003B4DFA" w:rsidP="003B4DFA">
      <w:pPr>
        <w:pStyle w:val="ListParagraph"/>
        <w:numPr>
          <w:ilvl w:val="0"/>
          <w:numId w:val="1"/>
        </w:numPr>
        <w:jc w:val="both"/>
        <w:rPr>
          <w:rFonts w:ascii="Times New Roman" w:hAnsi="Times New Roman" w:cs="Times New Roman"/>
          <w:color w:val="000000"/>
          <w:sz w:val="20"/>
          <w:szCs w:val="20"/>
          <w:shd w:val="clear" w:color="auto" w:fill="FFFFFF"/>
        </w:rPr>
      </w:pPr>
      <w:r w:rsidRPr="003B4DFA">
        <w:rPr>
          <w:rFonts w:ascii="Times New Roman" w:hAnsi="Times New Roman" w:cs="Times New Roman"/>
          <w:color w:val="000000"/>
          <w:sz w:val="20"/>
          <w:szCs w:val="20"/>
          <w:shd w:val="clear" w:color="auto" w:fill="FFFFFF"/>
        </w:rPr>
        <w:t>Docs.aws.amazon.com. 2020. What Is Amazon EC2? - Amazon Elastic Compute Cloud. [online] Available at: &lt;https://docs.aws.amazon.com/AWSEC2/latest/UserGuide/concepts.html&gt; [Accessed 1 June 2020].</w:t>
      </w:r>
    </w:p>
    <w:p w14:paraId="741DAF2F" w14:textId="77777777" w:rsidR="008F2445" w:rsidRPr="001211BA" w:rsidRDefault="008F2445" w:rsidP="003B4DFA">
      <w:pPr>
        <w:pStyle w:val="ListParagraph"/>
        <w:jc w:val="both"/>
        <w:rPr>
          <w:rFonts w:ascii="Times New Roman" w:hAnsi="Times New Roman" w:cs="Times New Roman"/>
        </w:rPr>
      </w:pPr>
    </w:p>
    <w:sectPr w:rsidR="008F2445" w:rsidRPr="001211BA">
      <w:headerReference w:type="default" r:id="rId30"/>
      <w:footerReference w:type="even"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42B4B7" w14:textId="77777777" w:rsidR="003945CE" w:rsidRDefault="003945CE" w:rsidP="009072AC">
      <w:r>
        <w:separator/>
      </w:r>
    </w:p>
  </w:endnote>
  <w:endnote w:type="continuationSeparator" w:id="0">
    <w:p w14:paraId="4F2554AB" w14:textId="77777777" w:rsidR="003945CE" w:rsidRDefault="003945CE" w:rsidP="009072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90258340"/>
      <w:docPartObj>
        <w:docPartGallery w:val="Page Numbers (Bottom of Page)"/>
        <w:docPartUnique/>
      </w:docPartObj>
    </w:sdtPr>
    <w:sdtEndPr>
      <w:rPr>
        <w:rStyle w:val="PageNumber"/>
      </w:rPr>
    </w:sdtEndPr>
    <w:sdtContent>
      <w:p w14:paraId="03B7EDA4" w14:textId="07271A8A" w:rsidR="00C668F0" w:rsidRDefault="00C668F0" w:rsidP="00C668F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1E6D03" w14:textId="77777777" w:rsidR="00C668F0" w:rsidRDefault="00C668F0" w:rsidP="009072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1580196"/>
      <w:docPartObj>
        <w:docPartGallery w:val="Page Numbers (Bottom of Page)"/>
        <w:docPartUnique/>
      </w:docPartObj>
    </w:sdtPr>
    <w:sdtEndPr>
      <w:rPr>
        <w:rStyle w:val="PageNumber"/>
      </w:rPr>
    </w:sdtEndPr>
    <w:sdtContent>
      <w:p w14:paraId="0AEE66A3" w14:textId="4F1053E8" w:rsidR="00C668F0" w:rsidRDefault="00C668F0" w:rsidP="00C668F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CEC7833" w14:textId="77777777" w:rsidR="00C668F0" w:rsidRDefault="00C668F0" w:rsidP="009072A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F4EE63" w14:textId="77777777" w:rsidR="003945CE" w:rsidRDefault="003945CE" w:rsidP="009072AC">
      <w:r>
        <w:separator/>
      </w:r>
    </w:p>
  </w:footnote>
  <w:footnote w:type="continuationSeparator" w:id="0">
    <w:p w14:paraId="6259429D" w14:textId="77777777" w:rsidR="003945CE" w:rsidRDefault="003945CE" w:rsidP="009072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8B9856" w14:textId="37773845" w:rsidR="00C668F0" w:rsidRDefault="00C668F0">
    <w:pPr>
      <w:pStyle w:val="Header"/>
    </w:pPr>
    <w:r>
      <w:t>B8IT12</w:t>
    </w:r>
    <w:r w:rsidR="003B4DFA">
      <w:t>1</w:t>
    </w:r>
    <w:r>
      <w:t xml:space="preserve"> CA </w:t>
    </w:r>
    <w:r>
      <w:tab/>
    </w:r>
    <w:r>
      <w:tab/>
      <w:t xml:space="preserve">Web </w:t>
    </w:r>
    <w:r w:rsidR="003B4DFA">
      <w:t>Application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416E1"/>
    <w:multiLevelType w:val="hybridMultilevel"/>
    <w:tmpl w:val="B68ED2BC"/>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7005E2"/>
    <w:multiLevelType w:val="hybridMultilevel"/>
    <w:tmpl w:val="A82C0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A03D62"/>
    <w:multiLevelType w:val="hybridMultilevel"/>
    <w:tmpl w:val="0F9AFBBA"/>
    <w:lvl w:ilvl="0" w:tplc="83AE283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2995153"/>
    <w:multiLevelType w:val="hybridMultilevel"/>
    <w:tmpl w:val="4D982ADC"/>
    <w:lvl w:ilvl="0" w:tplc="83AE2834">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eilhogarty@gmail.com">
    <w15:presenceInfo w15:providerId="Windows Live" w15:userId="3ad6077813aeb2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0F1"/>
    <w:rsid w:val="00003B8D"/>
    <w:rsid w:val="00012311"/>
    <w:rsid w:val="00024725"/>
    <w:rsid w:val="00094A41"/>
    <w:rsid w:val="000E647A"/>
    <w:rsid w:val="001211BA"/>
    <w:rsid w:val="00127F12"/>
    <w:rsid w:val="00151DEB"/>
    <w:rsid w:val="001974BA"/>
    <w:rsid w:val="001F549F"/>
    <w:rsid w:val="001F69BB"/>
    <w:rsid w:val="00206EDB"/>
    <w:rsid w:val="00216200"/>
    <w:rsid w:val="00232D8A"/>
    <w:rsid w:val="002433E2"/>
    <w:rsid w:val="002708A9"/>
    <w:rsid w:val="002735FE"/>
    <w:rsid w:val="002B4A97"/>
    <w:rsid w:val="002D71B2"/>
    <w:rsid w:val="00310FE7"/>
    <w:rsid w:val="003777EE"/>
    <w:rsid w:val="003945CE"/>
    <w:rsid w:val="003B4DFA"/>
    <w:rsid w:val="003B655A"/>
    <w:rsid w:val="00432050"/>
    <w:rsid w:val="00451D93"/>
    <w:rsid w:val="00495D95"/>
    <w:rsid w:val="004D4E18"/>
    <w:rsid w:val="004F3C96"/>
    <w:rsid w:val="0052343A"/>
    <w:rsid w:val="00536445"/>
    <w:rsid w:val="005B29A5"/>
    <w:rsid w:val="006470F1"/>
    <w:rsid w:val="00656181"/>
    <w:rsid w:val="00673F06"/>
    <w:rsid w:val="0069137B"/>
    <w:rsid w:val="0069741D"/>
    <w:rsid w:val="007234C4"/>
    <w:rsid w:val="00723F16"/>
    <w:rsid w:val="00752E01"/>
    <w:rsid w:val="00755CF1"/>
    <w:rsid w:val="007833DD"/>
    <w:rsid w:val="00797F78"/>
    <w:rsid w:val="007A2F01"/>
    <w:rsid w:val="007C2131"/>
    <w:rsid w:val="0080321C"/>
    <w:rsid w:val="008050FC"/>
    <w:rsid w:val="00863890"/>
    <w:rsid w:val="008958D2"/>
    <w:rsid w:val="008A28B4"/>
    <w:rsid w:val="008C7AA0"/>
    <w:rsid w:val="008D21D8"/>
    <w:rsid w:val="008E63B7"/>
    <w:rsid w:val="008F2445"/>
    <w:rsid w:val="009072AC"/>
    <w:rsid w:val="009138DF"/>
    <w:rsid w:val="00942C22"/>
    <w:rsid w:val="009C1B68"/>
    <w:rsid w:val="009E0DA5"/>
    <w:rsid w:val="009F2DC3"/>
    <w:rsid w:val="00A00983"/>
    <w:rsid w:val="00A0120B"/>
    <w:rsid w:val="00A219EE"/>
    <w:rsid w:val="00A43104"/>
    <w:rsid w:val="00A902CE"/>
    <w:rsid w:val="00AC0415"/>
    <w:rsid w:val="00AD1D3D"/>
    <w:rsid w:val="00B74CFD"/>
    <w:rsid w:val="00B86C51"/>
    <w:rsid w:val="00BC7CE4"/>
    <w:rsid w:val="00C13EA2"/>
    <w:rsid w:val="00C65525"/>
    <w:rsid w:val="00C668F0"/>
    <w:rsid w:val="00C80F0D"/>
    <w:rsid w:val="00C92EA2"/>
    <w:rsid w:val="00CB5EDB"/>
    <w:rsid w:val="00CD5B26"/>
    <w:rsid w:val="00D317EC"/>
    <w:rsid w:val="00D51F63"/>
    <w:rsid w:val="00DC381A"/>
    <w:rsid w:val="00E952AD"/>
    <w:rsid w:val="00EA07CC"/>
    <w:rsid w:val="00F32CD7"/>
    <w:rsid w:val="00F57203"/>
    <w:rsid w:val="00F57B5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5819F"/>
  <w15:chartTrackingRefBased/>
  <w15:docId w15:val="{8F77AC79-3033-9442-83EA-C4B6A2F0C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DFA"/>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6470F1"/>
    <w:pPr>
      <w:keepNext/>
      <w:keepLines/>
      <w:spacing w:before="240"/>
      <w:outlineLvl w:val="0"/>
    </w:pPr>
    <w:rPr>
      <w:rFonts w:asciiTheme="majorHAnsi" w:eastAsiaTheme="majorEastAsia" w:hAnsiTheme="majorHAnsi" w:cstheme="majorBidi"/>
      <w:color w:val="2F5496" w:themeColor="accent1" w:themeShade="BF"/>
      <w:sz w:val="32"/>
      <w:szCs w:val="32"/>
      <w:lang w:val="en-GB" w:eastAsia="en-US"/>
    </w:rPr>
  </w:style>
  <w:style w:type="paragraph" w:styleId="Heading2">
    <w:name w:val="heading 2"/>
    <w:basedOn w:val="Normal"/>
    <w:next w:val="Normal"/>
    <w:link w:val="Heading2Char"/>
    <w:uiPriority w:val="9"/>
    <w:unhideWhenUsed/>
    <w:qFormat/>
    <w:rsid w:val="009072A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70F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470F1"/>
    <w:pPr>
      <w:ind w:left="720"/>
      <w:contextualSpacing/>
    </w:pPr>
    <w:rPr>
      <w:rFonts w:asciiTheme="minorHAnsi" w:eastAsiaTheme="minorHAnsi" w:hAnsiTheme="minorHAnsi" w:cstheme="minorBidi"/>
      <w:lang w:val="en-GB" w:eastAsia="en-US"/>
    </w:rPr>
  </w:style>
  <w:style w:type="character" w:styleId="CommentReference">
    <w:name w:val="annotation reference"/>
    <w:basedOn w:val="DefaultParagraphFont"/>
    <w:uiPriority w:val="99"/>
    <w:semiHidden/>
    <w:unhideWhenUsed/>
    <w:rsid w:val="00003B8D"/>
    <w:rPr>
      <w:sz w:val="16"/>
      <w:szCs w:val="16"/>
    </w:rPr>
  </w:style>
  <w:style w:type="paragraph" w:styleId="CommentText">
    <w:name w:val="annotation text"/>
    <w:basedOn w:val="Normal"/>
    <w:link w:val="CommentTextChar"/>
    <w:uiPriority w:val="99"/>
    <w:unhideWhenUsed/>
    <w:rsid w:val="00003B8D"/>
    <w:rPr>
      <w:rFonts w:asciiTheme="minorHAnsi" w:eastAsiaTheme="minorHAnsi" w:hAnsiTheme="minorHAnsi" w:cstheme="minorBidi"/>
      <w:sz w:val="20"/>
      <w:szCs w:val="20"/>
      <w:lang w:val="en-GB" w:eastAsia="en-US"/>
    </w:rPr>
  </w:style>
  <w:style w:type="character" w:customStyle="1" w:styleId="CommentTextChar">
    <w:name w:val="Comment Text Char"/>
    <w:basedOn w:val="DefaultParagraphFont"/>
    <w:link w:val="CommentText"/>
    <w:uiPriority w:val="99"/>
    <w:rsid w:val="00003B8D"/>
    <w:rPr>
      <w:sz w:val="20"/>
      <w:szCs w:val="20"/>
    </w:rPr>
  </w:style>
  <w:style w:type="paragraph" w:styleId="CommentSubject">
    <w:name w:val="annotation subject"/>
    <w:basedOn w:val="CommentText"/>
    <w:next w:val="CommentText"/>
    <w:link w:val="CommentSubjectChar"/>
    <w:uiPriority w:val="99"/>
    <w:semiHidden/>
    <w:unhideWhenUsed/>
    <w:rsid w:val="00003B8D"/>
    <w:rPr>
      <w:b/>
      <w:bCs/>
    </w:rPr>
  </w:style>
  <w:style w:type="character" w:customStyle="1" w:styleId="CommentSubjectChar">
    <w:name w:val="Comment Subject Char"/>
    <w:basedOn w:val="CommentTextChar"/>
    <w:link w:val="CommentSubject"/>
    <w:uiPriority w:val="99"/>
    <w:semiHidden/>
    <w:rsid w:val="00003B8D"/>
    <w:rPr>
      <w:b/>
      <w:bCs/>
      <w:sz w:val="20"/>
      <w:szCs w:val="20"/>
    </w:rPr>
  </w:style>
  <w:style w:type="paragraph" w:styleId="BalloonText">
    <w:name w:val="Balloon Text"/>
    <w:basedOn w:val="Normal"/>
    <w:link w:val="BalloonTextChar"/>
    <w:uiPriority w:val="99"/>
    <w:semiHidden/>
    <w:unhideWhenUsed/>
    <w:rsid w:val="00003B8D"/>
    <w:rPr>
      <w:rFonts w:eastAsiaTheme="minorHAnsi"/>
      <w:sz w:val="18"/>
      <w:szCs w:val="18"/>
      <w:lang w:val="en-GB" w:eastAsia="en-US"/>
    </w:rPr>
  </w:style>
  <w:style w:type="character" w:customStyle="1" w:styleId="BalloonTextChar">
    <w:name w:val="Balloon Text Char"/>
    <w:basedOn w:val="DefaultParagraphFont"/>
    <w:link w:val="BalloonText"/>
    <w:uiPriority w:val="99"/>
    <w:semiHidden/>
    <w:rsid w:val="00003B8D"/>
    <w:rPr>
      <w:rFonts w:ascii="Times New Roman" w:hAnsi="Times New Roman" w:cs="Times New Roman"/>
      <w:sz w:val="18"/>
      <w:szCs w:val="18"/>
    </w:rPr>
  </w:style>
  <w:style w:type="table" w:styleId="TableGrid">
    <w:name w:val="Table Grid"/>
    <w:basedOn w:val="TableNormal"/>
    <w:uiPriority w:val="39"/>
    <w:rsid w:val="006974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B4A97"/>
    <w:rPr>
      <w:color w:val="0563C1" w:themeColor="hyperlink"/>
      <w:u w:val="single"/>
    </w:rPr>
  </w:style>
  <w:style w:type="character" w:styleId="UnresolvedMention">
    <w:name w:val="Unresolved Mention"/>
    <w:basedOn w:val="DefaultParagraphFont"/>
    <w:uiPriority w:val="99"/>
    <w:semiHidden/>
    <w:unhideWhenUsed/>
    <w:rsid w:val="002B4A97"/>
    <w:rPr>
      <w:color w:val="605E5C"/>
      <w:shd w:val="clear" w:color="auto" w:fill="E1DFDD"/>
    </w:rPr>
  </w:style>
  <w:style w:type="paragraph" w:styleId="NormalWeb">
    <w:name w:val="Normal (Web)"/>
    <w:basedOn w:val="Normal"/>
    <w:uiPriority w:val="99"/>
    <w:unhideWhenUsed/>
    <w:rsid w:val="00A00983"/>
    <w:pPr>
      <w:spacing w:before="100" w:beforeAutospacing="1" w:after="100" w:afterAutospacing="1"/>
    </w:pPr>
  </w:style>
  <w:style w:type="paragraph" w:styleId="Header">
    <w:name w:val="header"/>
    <w:basedOn w:val="Normal"/>
    <w:link w:val="HeaderChar"/>
    <w:uiPriority w:val="99"/>
    <w:unhideWhenUsed/>
    <w:rsid w:val="009072AC"/>
    <w:pPr>
      <w:tabs>
        <w:tab w:val="center" w:pos="4513"/>
        <w:tab w:val="right" w:pos="9026"/>
      </w:tabs>
    </w:pPr>
  </w:style>
  <w:style w:type="character" w:customStyle="1" w:styleId="HeaderChar">
    <w:name w:val="Header Char"/>
    <w:basedOn w:val="DefaultParagraphFont"/>
    <w:link w:val="Header"/>
    <w:uiPriority w:val="99"/>
    <w:rsid w:val="009072AC"/>
    <w:rPr>
      <w:rFonts w:ascii="Times New Roman" w:eastAsia="Times New Roman" w:hAnsi="Times New Roman" w:cs="Times New Roman"/>
      <w:lang w:eastAsia="en-GB"/>
    </w:rPr>
  </w:style>
  <w:style w:type="paragraph" w:styleId="Footer">
    <w:name w:val="footer"/>
    <w:basedOn w:val="Normal"/>
    <w:link w:val="FooterChar"/>
    <w:uiPriority w:val="99"/>
    <w:unhideWhenUsed/>
    <w:rsid w:val="009072AC"/>
    <w:pPr>
      <w:tabs>
        <w:tab w:val="center" w:pos="4513"/>
        <w:tab w:val="right" w:pos="9026"/>
      </w:tabs>
    </w:pPr>
  </w:style>
  <w:style w:type="character" w:customStyle="1" w:styleId="FooterChar">
    <w:name w:val="Footer Char"/>
    <w:basedOn w:val="DefaultParagraphFont"/>
    <w:link w:val="Footer"/>
    <w:uiPriority w:val="99"/>
    <w:rsid w:val="009072AC"/>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9072AC"/>
  </w:style>
  <w:style w:type="paragraph" w:styleId="TOCHeading">
    <w:name w:val="TOC Heading"/>
    <w:basedOn w:val="Heading1"/>
    <w:next w:val="Normal"/>
    <w:uiPriority w:val="39"/>
    <w:unhideWhenUsed/>
    <w:qFormat/>
    <w:rsid w:val="009072A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072AC"/>
    <w:pPr>
      <w:spacing w:before="120"/>
    </w:pPr>
    <w:rPr>
      <w:rFonts w:asciiTheme="minorHAnsi" w:hAnsiTheme="minorHAnsi"/>
      <w:b/>
      <w:bCs/>
      <w:i/>
      <w:iCs/>
    </w:rPr>
  </w:style>
  <w:style w:type="paragraph" w:styleId="TOC2">
    <w:name w:val="toc 2"/>
    <w:basedOn w:val="Normal"/>
    <w:next w:val="Normal"/>
    <w:autoRedefine/>
    <w:uiPriority w:val="39"/>
    <w:unhideWhenUsed/>
    <w:rsid w:val="009072AC"/>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9072AC"/>
    <w:pPr>
      <w:ind w:left="480"/>
    </w:pPr>
    <w:rPr>
      <w:rFonts w:asciiTheme="minorHAnsi" w:hAnsiTheme="minorHAnsi"/>
      <w:sz w:val="20"/>
      <w:szCs w:val="20"/>
    </w:rPr>
  </w:style>
  <w:style w:type="paragraph" w:styleId="TOC4">
    <w:name w:val="toc 4"/>
    <w:basedOn w:val="Normal"/>
    <w:next w:val="Normal"/>
    <w:autoRedefine/>
    <w:uiPriority w:val="39"/>
    <w:semiHidden/>
    <w:unhideWhenUsed/>
    <w:rsid w:val="009072A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9072A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9072A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9072A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9072A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9072AC"/>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9072AC"/>
    <w:rPr>
      <w:rFonts w:asciiTheme="majorHAnsi" w:eastAsiaTheme="majorEastAsia" w:hAnsiTheme="majorHAnsi" w:cstheme="majorBidi"/>
      <w:color w:val="2F5496" w:themeColor="accent1" w:themeShade="BF"/>
      <w:sz w:val="26"/>
      <w:szCs w:val="26"/>
      <w:lang w:eastAsia="en-GB"/>
    </w:rPr>
  </w:style>
  <w:style w:type="character" w:styleId="FollowedHyperlink">
    <w:name w:val="FollowedHyperlink"/>
    <w:basedOn w:val="DefaultParagraphFont"/>
    <w:uiPriority w:val="99"/>
    <w:semiHidden/>
    <w:unhideWhenUsed/>
    <w:rsid w:val="003B4D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831742">
      <w:bodyDiv w:val="1"/>
      <w:marLeft w:val="0"/>
      <w:marRight w:val="0"/>
      <w:marTop w:val="0"/>
      <w:marBottom w:val="0"/>
      <w:divBdr>
        <w:top w:val="none" w:sz="0" w:space="0" w:color="auto"/>
        <w:left w:val="none" w:sz="0" w:space="0" w:color="auto"/>
        <w:bottom w:val="none" w:sz="0" w:space="0" w:color="auto"/>
        <w:right w:val="none" w:sz="0" w:space="0" w:color="auto"/>
      </w:divBdr>
    </w:div>
    <w:div w:id="204030579">
      <w:bodyDiv w:val="1"/>
      <w:marLeft w:val="0"/>
      <w:marRight w:val="0"/>
      <w:marTop w:val="0"/>
      <w:marBottom w:val="0"/>
      <w:divBdr>
        <w:top w:val="none" w:sz="0" w:space="0" w:color="auto"/>
        <w:left w:val="none" w:sz="0" w:space="0" w:color="auto"/>
        <w:bottom w:val="none" w:sz="0" w:space="0" w:color="auto"/>
        <w:right w:val="none" w:sz="0" w:space="0" w:color="auto"/>
      </w:divBdr>
    </w:div>
    <w:div w:id="228999322">
      <w:bodyDiv w:val="1"/>
      <w:marLeft w:val="0"/>
      <w:marRight w:val="0"/>
      <w:marTop w:val="0"/>
      <w:marBottom w:val="0"/>
      <w:divBdr>
        <w:top w:val="none" w:sz="0" w:space="0" w:color="auto"/>
        <w:left w:val="none" w:sz="0" w:space="0" w:color="auto"/>
        <w:bottom w:val="none" w:sz="0" w:space="0" w:color="auto"/>
        <w:right w:val="none" w:sz="0" w:space="0" w:color="auto"/>
      </w:divBdr>
    </w:div>
    <w:div w:id="269096169">
      <w:bodyDiv w:val="1"/>
      <w:marLeft w:val="0"/>
      <w:marRight w:val="0"/>
      <w:marTop w:val="0"/>
      <w:marBottom w:val="0"/>
      <w:divBdr>
        <w:top w:val="none" w:sz="0" w:space="0" w:color="auto"/>
        <w:left w:val="none" w:sz="0" w:space="0" w:color="auto"/>
        <w:bottom w:val="none" w:sz="0" w:space="0" w:color="auto"/>
        <w:right w:val="none" w:sz="0" w:space="0" w:color="auto"/>
      </w:divBdr>
    </w:div>
    <w:div w:id="282150849">
      <w:bodyDiv w:val="1"/>
      <w:marLeft w:val="0"/>
      <w:marRight w:val="0"/>
      <w:marTop w:val="0"/>
      <w:marBottom w:val="0"/>
      <w:divBdr>
        <w:top w:val="none" w:sz="0" w:space="0" w:color="auto"/>
        <w:left w:val="none" w:sz="0" w:space="0" w:color="auto"/>
        <w:bottom w:val="none" w:sz="0" w:space="0" w:color="auto"/>
        <w:right w:val="none" w:sz="0" w:space="0" w:color="auto"/>
      </w:divBdr>
    </w:div>
    <w:div w:id="290984025">
      <w:bodyDiv w:val="1"/>
      <w:marLeft w:val="0"/>
      <w:marRight w:val="0"/>
      <w:marTop w:val="0"/>
      <w:marBottom w:val="0"/>
      <w:divBdr>
        <w:top w:val="none" w:sz="0" w:space="0" w:color="auto"/>
        <w:left w:val="none" w:sz="0" w:space="0" w:color="auto"/>
        <w:bottom w:val="none" w:sz="0" w:space="0" w:color="auto"/>
        <w:right w:val="none" w:sz="0" w:space="0" w:color="auto"/>
      </w:divBdr>
    </w:div>
    <w:div w:id="306128318">
      <w:bodyDiv w:val="1"/>
      <w:marLeft w:val="0"/>
      <w:marRight w:val="0"/>
      <w:marTop w:val="0"/>
      <w:marBottom w:val="0"/>
      <w:divBdr>
        <w:top w:val="none" w:sz="0" w:space="0" w:color="auto"/>
        <w:left w:val="none" w:sz="0" w:space="0" w:color="auto"/>
        <w:bottom w:val="none" w:sz="0" w:space="0" w:color="auto"/>
        <w:right w:val="none" w:sz="0" w:space="0" w:color="auto"/>
      </w:divBdr>
    </w:div>
    <w:div w:id="487479408">
      <w:bodyDiv w:val="1"/>
      <w:marLeft w:val="0"/>
      <w:marRight w:val="0"/>
      <w:marTop w:val="0"/>
      <w:marBottom w:val="0"/>
      <w:divBdr>
        <w:top w:val="none" w:sz="0" w:space="0" w:color="auto"/>
        <w:left w:val="none" w:sz="0" w:space="0" w:color="auto"/>
        <w:bottom w:val="none" w:sz="0" w:space="0" w:color="auto"/>
        <w:right w:val="none" w:sz="0" w:space="0" w:color="auto"/>
      </w:divBdr>
    </w:div>
    <w:div w:id="596182374">
      <w:bodyDiv w:val="1"/>
      <w:marLeft w:val="0"/>
      <w:marRight w:val="0"/>
      <w:marTop w:val="0"/>
      <w:marBottom w:val="0"/>
      <w:divBdr>
        <w:top w:val="none" w:sz="0" w:space="0" w:color="auto"/>
        <w:left w:val="none" w:sz="0" w:space="0" w:color="auto"/>
        <w:bottom w:val="none" w:sz="0" w:space="0" w:color="auto"/>
        <w:right w:val="none" w:sz="0" w:space="0" w:color="auto"/>
      </w:divBdr>
    </w:div>
    <w:div w:id="929005516">
      <w:bodyDiv w:val="1"/>
      <w:marLeft w:val="0"/>
      <w:marRight w:val="0"/>
      <w:marTop w:val="0"/>
      <w:marBottom w:val="0"/>
      <w:divBdr>
        <w:top w:val="none" w:sz="0" w:space="0" w:color="auto"/>
        <w:left w:val="none" w:sz="0" w:space="0" w:color="auto"/>
        <w:bottom w:val="none" w:sz="0" w:space="0" w:color="auto"/>
        <w:right w:val="none" w:sz="0" w:space="0" w:color="auto"/>
      </w:divBdr>
    </w:div>
    <w:div w:id="982276611">
      <w:bodyDiv w:val="1"/>
      <w:marLeft w:val="0"/>
      <w:marRight w:val="0"/>
      <w:marTop w:val="0"/>
      <w:marBottom w:val="0"/>
      <w:divBdr>
        <w:top w:val="none" w:sz="0" w:space="0" w:color="auto"/>
        <w:left w:val="none" w:sz="0" w:space="0" w:color="auto"/>
        <w:bottom w:val="none" w:sz="0" w:space="0" w:color="auto"/>
        <w:right w:val="none" w:sz="0" w:space="0" w:color="auto"/>
      </w:divBdr>
    </w:div>
    <w:div w:id="996541440">
      <w:bodyDiv w:val="1"/>
      <w:marLeft w:val="0"/>
      <w:marRight w:val="0"/>
      <w:marTop w:val="0"/>
      <w:marBottom w:val="0"/>
      <w:divBdr>
        <w:top w:val="none" w:sz="0" w:space="0" w:color="auto"/>
        <w:left w:val="none" w:sz="0" w:space="0" w:color="auto"/>
        <w:bottom w:val="none" w:sz="0" w:space="0" w:color="auto"/>
        <w:right w:val="none" w:sz="0" w:space="0" w:color="auto"/>
      </w:divBdr>
    </w:div>
    <w:div w:id="1005322962">
      <w:bodyDiv w:val="1"/>
      <w:marLeft w:val="0"/>
      <w:marRight w:val="0"/>
      <w:marTop w:val="0"/>
      <w:marBottom w:val="0"/>
      <w:divBdr>
        <w:top w:val="none" w:sz="0" w:space="0" w:color="auto"/>
        <w:left w:val="none" w:sz="0" w:space="0" w:color="auto"/>
        <w:bottom w:val="none" w:sz="0" w:space="0" w:color="auto"/>
        <w:right w:val="none" w:sz="0" w:space="0" w:color="auto"/>
      </w:divBdr>
    </w:div>
    <w:div w:id="1035233509">
      <w:bodyDiv w:val="1"/>
      <w:marLeft w:val="0"/>
      <w:marRight w:val="0"/>
      <w:marTop w:val="0"/>
      <w:marBottom w:val="0"/>
      <w:divBdr>
        <w:top w:val="none" w:sz="0" w:space="0" w:color="auto"/>
        <w:left w:val="none" w:sz="0" w:space="0" w:color="auto"/>
        <w:bottom w:val="none" w:sz="0" w:space="0" w:color="auto"/>
        <w:right w:val="none" w:sz="0" w:space="0" w:color="auto"/>
      </w:divBdr>
    </w:div>
    <w:div w:id="1049574056">
      <w:bodyDiv w:val="1"/>
      <w:marLeft w:val="0"/>
      <w:marRight w:val="0"/>
      <w:marTop w:val="0"/>
      <w:marBottom w:val="0"/>
      <w:divBdr>
        <w:top w:val="none" w:sz="0" w:space="0" w:color="auto"/>
        <w:left w:val="none" w:sz="0" w:space="0" w:color="auto"/>
        <w:bottom w:val="none" w:sz="0" w:space="0" w:color="auto"/>
        <w:right w:val="none" w:sz="0" w:space="0" w:color="auto"/>
      </w:divBdr>
      <w:divsChild>
        <w:div w:id="76906159">
          <w:marLeft w:val="0"/>
          <w:marRight w:val="0"/>
          <w:marTop w:val="0"/>
          <w:marBottom w:val="0"/>
          <w:divBdr>
            <w:top w:val="none" w:sz="0" w:space="0" w:color="auto"/>
            <w:left w:val="none" w:sz="0" w:space="0" w:color="auto"/>
            <w:bottom w:val="none" w:sz="0" w:space="0" w:color="auto"/>
            <w:right w:val="none" w:sz="0" w:space="0" w:color="auto"/>
          </w:divBdr>
          <w:divsChild>
            <w:div w:id="1849635950">
              <w:marLeft w:val="0"/>
              <w:marRight w:val="0"/>
              <w:marTop w:val="0"/>
              <w:marBottom w:val="0"/>
              <w:divBdr>
                <w:top w:val="none" w:sz="0" w:space="0" w:color="auto"/>
                <w:left w:val="none" w:sz="0" w:space="0" w:color="auto"/>
                <w:bottom w:val="none" w:sz="0" w:space="0" w:color="auto"/>
                <w:right w:val="none" w:sz="0" w:space="0" w:color="auto"/>
              </w:divBdr>
              <w:divsChild>
                <w:div w:id="50162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96517">
      <w:bodyDiv w:val="1"/>
      <w:marLeft w:val="0"/>
      <w:marRight w:val="0"/>
      <w:marTop w:val="0"/>
      <w:marBottom w:val="0"/>
      <w:divBdr>
        <w:top w:val="none" w:sz="0" w:space="0" w:color="auto"/>
        <w:left w:val="none" w:sz="0" w:space="0" w:color="auto"/>
        <w:bottom w:val="none" w:sz="0" w:space="0" w:color="auto"/>
        <w:right w:val="none" w:sz="0" w:space="0" w:color="auto"/>
      </w:divBdr>
    </w:div>
    <w:div w:id="1092122780">
      <w:bodyDiv w:val="1"/>
      <w:marLeft w:val="0"/>
      <w:marRight w:val="0"/>
      <w:marTop w:val="0"/>
      <w:marBottom w:val="0"/>
      <w:divBdr>
        <w:top w:val="none" w:sz="0" w:space="0" w:color="auto"/>
        <w:left w:val="none" w:sz="0" w:space="0" w:color="auto"/>
        <w:bottom w:val="none" w:sz="0" w:space="0" w:color="auto"/>
        <w:right w:val="none" w:sz="0" w:space="0" w:color="auto"/>
      </w:divBdr>
    </w:div>
    <w:div w:id="1265502555">
      <w:bodyDiv w:val="1"/>
      <w:marLeft w:val="0"/>
      <w:marRight w:val="0"/>
      <w:marTop w:val="0"/>
      <w:marBottom w:val="0"/>
      <w:divBdr>
        <w:top w:val="none" w:sz="0" w:space="0" w:color="auto"/>
        <w:left w:val="none" w:sz="0" w:space="0" w:color="auto"/>
        <w:bottom w:val="none" w:sz="0" w:space="0" w:color="auto"/>
        <w:right w:val="none" w:sz="0" w:space="0" w:color="auto"/>
      </w:divBdr>
    </w:div>
    <w:div w:id="1302922075">
      <w:bodyDiv w:val="1"/>
      <w:marLeft w:val="0"/>
      <w:marRight w:val="0"/>
      <w:marTop w:val="0"/>
      <w:marBottom w:val="0"/>
      <w:divBdr>
        <w:top w:val="none" w:sz="0" w:space="0" w:color="auto"/>
        <w:left w:val="none" w:sz="0" w:space="0" w:color="auto"/>
        <w:bottom w:val="none" w:sz="0" w:space="0" w:color="auto"/>
        <w:right w:val="none" w:sz="0" w:space="0" w:color="auto"/>
      </w:divBdr>
    </w:div>
    <w:div w:id="1339848012">
      <w:bodyDiv w:val="1"/>
      <w:marLeft w:val="0"/>
      <w:marRight w:val="0"/>
      <w:marTop w:val="0"/>
      <w:marBottom w:val="0"/>
      <w:divBdr>
        <w:top w:val="none" w:sz="0" w:space="0" w:color="auto"/>
        <w:left w:val="none" w:sz="0" w:space="0" w:color="auto"/>
        <w:bottom w:val="none" w:sz="0" w:space="0" w:color="auto"/>
        <w:right w:val="none" w:sz="0" w:space="0" w:color="auto"/>
      </w:divBdr>
    </w:div>
    <w:div w:id="1383870334">
      <w:bodyDiv w:val="1"/>
      <w:marLeft w:val="0"/>
      <w:marRight w:val="0"/>
      <w:marTop w:val="0"/>
      <w:marBottom w:val="0"/>
      <w:divBdr>
        <w:top w:val="none" w:sz="0" w:space="0" w:color="auto"/>
        <w:left w:val="none" w:sz="0" w:space="0" w:color="auto"/>
        <w:bottom w:val="none" w:sz="0" w:space="0" w:color="auto"/>
        <w:right w:val="none" w:sz="0" w:space="0" w:color="auto"/>
      </w:divBdr>
    </w:div>
    <w:div w:id="1418600570">
      <w:bodyDiv w:val="1"/>
      <w:marLeft w:val="0"/>
      <w:marRight w:val="0"/>
      <w:marTop w:val="0"/>
      <w:marBottom w:val="0"/>
      <w:divBdr>
        <w:top w:val="none" w:sz="0" w:space="0" w:color="auto"/>
        <w:left w:val="none" w:sz="0" w:space="0" w:color="auto"/>
        <w:bottom w:val="none" w:sz="0" w:space="0" w:color="auto"/>
        <w:right w:val="none" w:sz="0" w:space="0" w:color="auto"/>
      </w:divBdr>
    </w:div>
    <w:div w:id="1484814309">
      <w:bodyDiv w:val="1"/>
      <w:marLeft w:val="0"/>
      <w:marRight w:val="0"/>
      <w:marTop w:val="0"/>
      <w:marBottom w:val="0"/>
      <w:divBdr>
        <w:top w:val="none" w:sz="0" w:space="0" w:color="auto"/>
        <w:left w:val="none" w:sz="0" w:space="0" w:color="auto"/>
        <w:bottom w:val="none" w:sz="0" w:space="0" w:color="auto"/>
        <w:right w:val="none" w:sz="0" w:space="0" w:color="auto"/>
      </w:divBdr>
    </w:div>
    <w:div w:id="1497570832">
      <w:bodyDiv w:val="1"/>
      <w:marLeft w:val="0"/>
      <w:marRight w:val="0"/>
      <w:marTop w:val="0"/>
      <w:marBottom w:val="0"/>
      <w:divBdr>
        <w:top w:val="none" w:sz="0" w:space="0" w:color="auto"/>
        <w:left w:val="none" w:sz="0" w:space="0" w:color="auto"/>
        <w:bottom w:val="none" w:sz="0" w:space="0" w:color="auto"/>
        <w:right w:val="none" w:sz="0" w:space="0" w:color="auto"/>
      </w:divBdr>
    </w:div>
    <w:div w:id="1542740261">
      <w:bodyDiv w:val="1"/>
      <w:marLeft w:val="0"/>
      <w:marRight w:val="0"/>
      <w:marTop w:val="0"/>
      <w:marBottom w:val="0"/>
      <w:divBdr>
        <w:top w:val="none" w:sz="0" w:space="0" w:color="auto"/>
        <w:left w:val="none" w:sz="0" w:space="0" w:color="auto"/>
        <w:bottom w:val="none" w:sz="0" w:space="0" w:color="auto"/>
        <w:right w:val="none" w:sz="0" w:space="0" w:color="auto"/>
      </w:divBdr>
    </w:div>
    <w:div w:id="1636791134">
      <w:bodyDiv w:val="1"/>
      <w:marLeft w:val="0"/>
      <w:marRight w:val="0"/>
      <w:marTop w:val="0"/>
      <w:marBottom w:val="0"/>
      <w:divBdr>
        <w:top w:val="none" w:sz="0" w:space="0" w:color="auto"/>
        <w:left w:val="none" w:sz="0" w:space="0" w:color="auto"/>
        <w:bottom w:val="none" w:sz="0" w:space="0" w:color="auto"/>
        <w:right w:val="none" w:sz="0" w:space="0" w:color="auto"/>
      </w:divBdr>
    </w:div>
    <w:div w:id="1694844856">
      <w:bodyDiv w:val="1"/>
      <w:marLeft w:val="0"/>
      <w:marRight w:val="0"/>
      <w:marTop w:val="0"/>
      <w:marBottom w:val="0"/>
      <w:divBdr>
        <w:top w:val="none" w:sz="0" w:space="0" w:color="auto"/>
        <w:left w:val="none" w:sz="0" w:space="0" w:color="auto"/>
        <w:bottom w:val="none" w:sz="0" w:space="0" w:color="auto"/>
        <w:right w:val="none" w:sz="0" w:space="0" w:color="auto"/>
      </w:divBdr>
    </w:div>
    <w:div w:id="1725063851">
      <w:bodyDiv w:val="1"/>
      <w:marLeft w:val="0"/>
      <w:marRight w:val="0"/>
      <w:marTop w:val="0"/>
      <w:marBottom w:val="0"/>
      <w:divBdr>
        <w:top w:val="none" w:sz="0" w:space="0" w:color="auto"/>
        <w:left w:val="none" w:sz="0" w:space="0" w:color="auto"/>
        <w:bottom w:val="none" w:sz="0" w:space="0" w:color="auto"/>
        <w:right w:val="none" w:sz="0" w:space="0" w:color="auto"/>
      </w:divBdr>
    </w:div>
    <w:div w:id="1886527831">
      <w:bodyDiv w:val="1"/>
      <w:marLeft w:val="0"/>
      <w:marRight w:val="0"/>
      <w:marTop w:val="0"/>
      <w:marBottom w:val="0"/>
      <w:divBdr>
        <w:top w:val="none" w:sz="0" w:space="0" w:color="auto"/>
        <w:left w:val="none" w:sz="0" w:space="0" w:color="auto"/>
        <w:bottom w:val="none" w:sz="0" w:space="0" w:color="auto"/>
        <w:right w:val="none" w:sz="0" w:space="0" w:color="auto"/>
      </w:divBdr>
    </w:div>
    <w:div w:id="1947232345">
      <w:bodyDiv w:val="1"/>
      <w:marLeft w:val="0"/>
      <w:marRight w:val="0"/>
      <w:marTop w:val="0"/>
      <w:marBottom w:val="0"/>
      <w:divBdr>
        <w:top w:val="none" w:sz="0" w:space="0" w:color="auto"/>
        <w:left w:val="none" w:sz="0" w:space="0" w:color="auto"/>
        <w:bottom w:val="none" w:sz="0" w:space="0" w:color="auto"/>
        <w:right w:val="none" w:sz="0" w:space="0" w:color="auto"/>
      </w:divBdr>
    </w:div>
    <w:div w:id="1971670604">
      <w:bodyDiv w:val="1"/>
      <w:marLeft w:val="0"/>
      <w:marRight w:val="0"/>
      <w:marTop w:val="0"/>
      <w:marBottom w:val="0"/>
      <w:divBdr>
        <w:top w:val="none" w:sz="0" w:space="0" w:color="auto"/>
        <w:left w:val="none" w:sz="0" w:space="0" w:color="auto"/>
        <w:bottom w:val="none" w:sz="0" w:space="0" w:color="auto"/>
        <w:right w:val="none" w:sz="0" w:space="0" w:color="auto"/>
      </w:divBdr>
    </w:div>
    <w:div w:id="1983264472">
      <w:bodyDiv w:val="1"/>
      <w:marLeft w:val="0"/>
      <w:marRight w:val="0"/>
      <w:marTop w:val="0"/>
      <w:marBottom w:val="0"/>
      <w:divBdr>
        <w:top w:val="none" w:sz="0" w:space="0" w:color="auto"/>
        <w:left w:val="none" w:sz="0" w:space="0" w:color="auto"/>
        <w:bottom w:val="none" w:sz="0" w:space="0" w:color="auto"/>
        <w:right w:val="none" w:sz="0" w:space="0" w:color="auto"/>
      </w:divBdr>
    </w:div>
    <w:div w:id="1989630108">
      <w:bodyDiv w:val="1"/>
      <w:marLeft w:val="0"/>
      <w:marRight w:val="0"/>
      <w:marTop w:val="0"/>
      <w:marBottom w:val="0"/>
      <w:divBdr>
        <w:top w:val="none" w:sz="0" w:space="0" w:color="auto"/>
        <w:left w:val="none" w:sz="0" w:space="0" w:color="auto"/>
        <w:bottom w:val="none" w:sz="0" w:space="0" w:color="auto"/>
        <w:right w:val="none" w:sz="0" w:space="0" w:color="auto"/>
      </w:divBdr>
    </w:div>
    <w:div w:id="2016767371">
      <w:bodyDiv w:val="1"/>
      <w:marLeft w:val="0"/>
      <w:marRight w:val="0"/>
      <w:marTop w:val="0"/>
      <w:marBottom w:val="0"/>
      <w:divBdr>
        <w:top w:val="none" w:sz="0" w:space="0" w:color="auto"/>
        <w:left w:val="none" w:sz="0" w:space="0" w:color="auto"/>
        <w:bottom w:val="none" w:sz="0" w:space="0" w:color="auto"/>
        <w:right w:val="none" w:sz="0" w:space="0" w:color="auto"/>
      </w:divBdr>
    </w:div>
    <w:div w:id="2038849350">
      <w:bodyDiv w:val="1"/>
      <w:marLeft w:val="0"/>
      <w:marRight w:val="0"/>
      <w:marTop w:val="0"/>
      <w:marBottom w:val="0"/>
      <w:divBdr>
        <w:top w:val="none" w:sz="0" w:space="0" w:color="auto"/>
        <w:left w:val="none" w:sz="0" w:space="0" w:color="auto"/>
        <w:bottom w:val="none" w:sz="0" w:space="0" w:color="auto"/>
        <w:right w:val="none" w:sz="0" w:space="0" w:color="auto"/>
      </w:divBdr>
    </w:div>
    <w:div w:id="204552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jpg"/><Relationship Id="rId3" Type="http://schemas.openxmlformats.org/officeDocument/2006/relationships/customXml" Target="../customXml/item3.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jp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jp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elb-1221065641.us-east-1.elb.amazonaws.com:8080/" TargetMode="External"/><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cs.docker.com/compose/install/"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6DB7FEF2D3C3E4AAFF2D7607F5E3C11" ma:contentTypeVersion="0" ma:contentTypeDescription="Create a new document." ma:contentTypeScope="" ma:versionID="74bafa5aefbca9adc94e160ac16c5c9c">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28A2F90-5128-BE48-B956-8AEB8139FE45}">
  <ds:schemaRefs>
    <ds:schemaRef ds:uri="http://schemas.openxmlformats.org/officeDocument/2006/bibliography"/>
  </ds:schemaRefs>
</ds:datastoreItem>
</file>

<file path=customXml/itemProps2.xml><?xml version="1.0" encoding="utf-8"?>
<ds:datastoreItem xmlns:ds="http://schemas.openxmlformats.org/officeDocument/2006/customXml" ds:itemID="{AB1A402A-F9FC-40DB-8198-034BFA8C8AA8}">
  <ds:schemaRefs>
    <ds:schemaRef ds:uri="http://schemas.microsoft.com/sharepoint/v3/contenttype/forms"/>
  </ds:schemaRefs>
</ds:datastoreItem>
</file>

<file path=customXml/itemProps3.xml><?xml version="1.0" encoding="utf-8"?>
<ds:datastoreItem xmlns:ds="http://schemas.openxmlformats.org/officeDocument/2006/customXml" ds:itemID="{B0D4D607-67F3-479F-BE84-9FA7DCE25AF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430110E-B58B-4CBE-9BE4-DB0495783E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10</Pages>
  <Words>1430</Words>
  <Characters>8153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neilhogarty@gmail.com</dc:creator>
  <cp:keywords/>
  <dc:description/>
  <cp:lastModifiedBy>Daniel Vilanova Titello</cp:lastModifiedBy>
  <cp:revision>36</cp:revision>
  <dcterms:created xsi:type="dcterms:W3CDTF">2020-06-01T11:36:00Z</dcterms:created>
  <dcterms:modified xsi:type="dcterms:W3CDTF">2020-06-05T14:13:00Z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0x01010016DB7FEF2D3C3E4AAFF2D7607F5E3C11</vt:lpwstr>
  </property>
</Properties>
</file>